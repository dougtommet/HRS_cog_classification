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F1C5D" w14:textId="77777777" w:rsidR="00B37228" w:rsidRDefault="00000000">
      <w:pPr>
        <w:pStyle w:val="Title"/>
      </w:pPr>
      <w:r>
        <w:t>Adaptation of the Manly-Jones algorithm to the HRS core survey data</w:t>
      </w:r>
    </w:p>
    <w:p w14:paraId="64F00CED" w14:textId="77777777" w:rsidR="00B37228" w:rsidRDefault="00000000">
      <w:pPr>
        <w:pStyle w:val="Date"/>
      </w:pPr>
      <w:r>
        <w:t>2026-10-21</w:t>
      </w:r>
    </w:p>
    <w:p w14:paraId="682CC493" w14:textId="77777777" w:rsidR="00B37228" w:rsidRDefault="00000000">
      <w:pPr>
        <w:pStyle w:val="Heading2"/>
      </w:pPr>
      <w:bookmarkStart w:id="0" w:name="introduction"/>
      <w:r>
        <w:t>Introduction</w:t>
      </w:r>
    </w:p>
    <w:p w14:paraId="187E2B7F" w14:textId="77777777" w:rsidR="00B37228" w:rsidRDefault="00000000">
      <w:pPr>
        <w:pStyle w:val="FirstParagraph"/>
      </w:pPr>
      <w:r>
        <w:t xml:space="preserve">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and a survey participant’s self-reported memory problem (Manly et al., 2022). Of those indicators, only self-reported memory problems are available in the core interview. The HRS core interview includes a brief battery of scored cognitive items (8 used here), 1 self-rated memory item, and an informant questionnaire that is only administered when no cognitive performance data is available (Crimmins et al., 2011; </w:t>
      </w:r>
      <w:proofErr w:type="spellStart"/>
      <w:r>
        <w:t>Ofstedal</w:t>
      </w:r>
      <w:proofErr w:type="spellEnd"/>
      <w:r>
        <w:t xml:space="preserve"> et al., 2005). The core cognitive measures are too few to score separate domains defined in HCAP. The absence of informant reports on daily function when a respondent participates in the cognitive testing is an important additional difference in available information for cognitive classification.</w:t>
      </w:r>
    </w:p>
    <w:p w14:paraId="3B5776C9" w14:textId="77777777" w:rsidR="00B37228" w:rsidRDefault="00000000">
      <w:pPr>
        <w:pStyle w:val="BodyText"/>
      </w:pPr>
      <w:r>
        <w:t>To address these differences, we developed a new classification algorithm using the HRS core data, the “core algorithm”, that follows the logic of the Manly-Jones algorithm but uses core data only. The core algorithm has 4 steps (Figure A1):</w:t>
      </w:r>
    </w:p>
    <w:p w14:paraId="2574DA15" w14:textId="77777777" w:rsidR="00B37228" w:rsidRDefault="00000000">
      <w:pPr>
        <w:pStyle w:val="BodyText"/>
      </w:pPr>
      <w:r>
        <w:t>(1) a single cognitive performance score is estimated from the core items;</w:t>
      </w:r>
    </w:p>
    <w:p w14:paraId="0EDF2209" w14:textId="77777777" w:rsidR="00B37228" w:rsidRDefault="00000000">
      <w:pPr>
        <w:pStyle w:val="BodyText"/>
      </w:pPr>
      <w:r>
        <w:t>(2) the cognitive performance score is normed against the HRS-HCAP robust normative sample and expressed as a demographically adjusted T score;</w:t>
      </w:r>
    </w:p>
    <w:p w14:paraId="212974E9" w14:textId="77777777" w:rsidR="00B37228" w:rsidRDefault="00000000">
      <w:pPr>
        <w:pStyle w:val="BodyText"/>
      </w:pPr>
      <w:r>
        <w:t>(3) 2 integer cut points divide the T score, rounded to an integer, into 3 bands that stand in for the number of impaired domains; and</w:t>
      </w:r>
    </w:p>
    <w:p w14:paraId="4E76C69E" w14:textId="77777777" w:rsidR="00B37228" w:rsidRDefault="00000000">
      <w:pPr>
        <w:pStyle w:val="BodyText"/>
      </w:pPr>
      <w:r>
        <w:t>(4) decision rules combine the T-score band with self-rated memory change, or use the informant questionnaire when no cognitive tests were completed.</w:t>
      </w:r>
    </w:p>
    <w:p w14:paraId="3DAE692D" w14:textId="77777777" w:rsidR="00B37228" w:rsidRDefault="00000000">
      <w:pPr>
        <w:pStyle w:val="BodyText"/>
      </w:pPr>
      <w:r>
        <w:t xml:space="preserve">The core algorithm is defined using the HRS-HCAP 2016 sample. We use that sample’s normative reference group to define </w:t>
      </w:r>
      <w:proofErr w:type="gramStart"/>
      <w:r>
        <w:t>participants’</w:t>
      </w:r>
      <w:proofErr w:type="gramEnd"/>
      <w:r>
        <w:t xml:space="preserve"> expected cognitive performance based on their age, sex, race, ethnicity, and years of completed education (Manly et al., 2022). We also use the HRS-HCAP 2016 sample and algorithm to set thresholds to calibrate the core model. Cognitive scoring statistical and psychometric procedures are adapted from Manly et al. (2022). Scoring parameters and norms were estimated once using core data in the HRS-HCAP Wave 1 sample. These estimates and the cut points were then held fixed and used for the classification </w:t>
      </w:r>
      <w:r>
        <w:lastRenderedPageBreak/>
        <w:t>of participants in the 2016, 2018, 2020, and 2022 core interviews. A change in a participant’s classification across waves will reflect changes in that participant’s (or their informant’s) responses and/or age, but the scoring model does not change. The same item thresholds, norms, and cut points convert a 2022 response pattern exactly as they would convert the same pattern observed in 2016.</w:t>
      </w:r>
    </w:p>
    <w:p w14:paraId="6705ABA7" w14:textId="77777777" w:rsidR="00B37228" w:rsidRDefault="00000000">
      <w:pPr>
        <w:pStyle w:val="CaptionedFigure"/>
      </w:pPr>
      <w:r>
        <w:rPr>
          <w:noProof/>
        </w:rPr>
        <w:drawing>
          <wp:inline distT="0" distB="0" distL="0" distR="0" wp14:anchorId="7CDDEC99" wp14:editId="68CAAFDA">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6"/>
                    <a:stretch>
                      <a:fillRect/>
                    </a:stretch>
                  </pic:blipFill>
                  <pic:spPr bwMode="auto">
                    <a:xfrm>
                      <a:off x="0" y="0"/>
                      <a:ext cx="5930900" cy="5882005"/>
                    </a:xfrm>
                    <a:prstGeom prst="rect">
                      <a:avLst/>
                    </a:prstGeom>
                    <a:noFill/>
                  </pic:spPr>
                </pic:pic>
              </a:graphicData>
            </a:graphic>
          </wp:inline>
        </w:drawing>
      </w:r>
    </w:p>
    <w:p w14:paraId="5F970A5F" w14:textId="77777777" w:rsidR="00B37228" w:rsidRDefault="00000000">
      <w:pPr>
        <w:pStyle w:val="ImageCaption"/>
      </w:pPr>
      <w:r>
        <w:t>Figure A1. Core algorithm decision structure. T: demographically adjusted T score (Step 2); τ</w:t>
      </w:r>
      <w:r>
        <w:rPr>
          <w:vertAlign w:val="subscript"/>
        </w:rPr>
        <w:t>1</w:t>
      </w:r>
      <w:r>
        <w:t xml:space="preserve"> and τ</w:t>
      </w:r>
      <w:r>
        <w:rPr>
          <w:vertAlign w:val="subscript"/>
        </w:rPr>
        <w:t>2</w:t>
      </w:r>
      <w:r>
        <w:t>: severe and moderate T-score cut points (Step 3). IQCODE: Informant Questionnaire on Cognitive Decline in the Elderly. Self-rated concerns is a rating of memory worse than 2 years ago, and the “yes” arm includes don’t know, refused, and not ascertained.</w:t>
      </w:r>
      <w:bookmarkEnd w:id="0"/>
    </w:p>
    <w:p w14:paraId="4075BD25" w14:textId="77777777" w:rsidR="00B37228" w:rsidRDefault="00000000">
      <w:pPr>
        <w:pStyle w:val="Heading2"/>
      </w:pPr>
      <w:bookmarkStart w:id="1" w:name="data"/>
      <w:r>
        <w:lastRenderedPageBreak/>
        <w:t>Data</w:t>
      </w:r>
    </w:p>
    <w:p w14:paraId="7FE61E16" w14:textId="77777777" w:rsidR="00B37228" w:rsidRDefault="00000000">
      <w:pPr>
        <w:pStyle w:val="FirstParagraph"/>
      </w:pPr>
      <w:r>
        <w:t>The analytic sample is the 3,496 HRS-HCAP Wave 1 (2016) participants, followed in the HRS core interviews of 2016, 2018, 2020, and 2022. The core algorithm uses 4 kinds of core data:</w:t>
      </w:r>
    </w:p>
    <w:p w14:paraId="3A1D368B" w14:textId="77777777" w:rsidR="00B37228" w:rsidRDefault="00000000">
      <w:pPr>
        <w:pStyle w:val="BodyText"/>
      </w:pPr>
      <w:r>
        <w:t>(1) the 8 cognitive items in Table A1;</w:t>
      </w:r>
    </w:p>
    <w:p w14:paraId="0DC2326A" w14:textId="77777777" w:rsidR="00B37228" w:rsidRDefault="00000000">
      <w:pPr>
        <w:pStyle w:val="BodyText"/>
      </w:pPr>
      <w:r>
        <w:t>(2) self-rated memory compared with 2 years ago (HRS item D102: better, about the same, or worse);</w:t>
      </w:r>
    </w:p>
    <w:p w14:paraId="6E14BDA9" w14:textId="77777777" w:rsidR="00B37228" w:rsidRDefault="00000000">
      <w:pPr>
        <w:pStyle w:val="BodyText"/>
      </w:pPr>
      <w:r>
        <w:t>(3) the 16-item informant questionnaire (IQCODE; Jorm, 1994), scored as the mean item rating from 1 (much improved) to 5 (much worse) and collected in proxy interviews in the core interview (2-year lookback); and</w:t>
      </w:r>
    </w:p>
    <w:p w14:paraId="2CBCDC3B" w14:textId="77777777" w:rsidR="00B37228" w:rsidRDefault="00000000">
      <w:pPr>
        <w:pStyle w:val="BodyText"/>
      </w:pPr>
      <w:r>
        <w:t>(4) age, sex, race and ethnicity (non-Hispanic Black, Hispanic), and years of schooling.</w:t>
      </w:r>
    </w:p>
    <w:p w14:paraId="64598332" w14:textId="77777777" w:rsidR="00B37228" w:rsidRDefault="00000000">
      <w:pPr>
        <w:pStyle w:val="BodyText"/>
      </w:pPr>
      <w:r>
        <w:t>We judge the adequacy of the core algorithm by comparing it to the Manly et al. (2022) HRS-HCAP classification algorithm as obtained in the Wave 1 sample. Because the Manly et al. (2022) algorithm is used to calibrate the core algorithm, the agreement statistics we obtain are optimistic estimates of their agreement if the algorithms, as developed, were applied in an independent sample. We also compare to a separately derived HRS core classification algorithm referred to as the Langa-Weir classification, which was derived independent of HCAP data and methods (Crimmins et al., 2011).</w:t>
      </w:r>
      <w:bookmarkEnd w:id="1"/>
    </w:p>
    <w:p w14:paraId="590B051B" w14:textId="77777777" w:rsidR="00B37228" w:rsidRDefault="00000000">
      <w:pPr>
        <w:pStyle w:val="Heading2"/>
      </w:pPr>
      <w:bookmarkStart w:id="2" w:name="X8633faf0f13a567da3be25604556cc40a1f478a"/>
      <w:r>
        <w:t>Approach: Step 1. A single cognitive score from the core battery</w:t>
      </w:r>
    </w:p>
    <w:p w14:paraId="16CFC4E3" w14:textId="77777777" w:rsidR="00B37228" w:rsidRDefault="00000000">
      <w:pPr>
        <w:pStyle w:val="FirstParagraph"/>
      </w:pPr>
      <w:r>
        <w:t xml:space="preserve">The core cognitive performance data are used to generate a unidimensional model of general cognitive performance and generate a composite measure of functioning for participants. We begin this with a single-factor confirmatory factor analysis (CFA) model. This model uses a mix of binary, ordinal, and continuous indicators modeled as caused by a single general latent variable. The model was fit to HRS 2016 respondents aged 65 and older (N = 9,218) with the complex sample design and the HRS-HCAP Wave 1 weights. The use of HRS-HCAP Wave 1 weights means that those respondents not in the HRS-HCAP sample are included in the analysis with a weight of 0, so the estimates describe the population that HRS-HCAP represents (3,283 of the 3,496 HRS-HCAP participants with at least 1 HRS core item response). We evaluate model fit in the pairwise complete sample with the weighted least squares mean and variance adjusted (WLSMV) estimator fit using Mplus software (version 9, Muthén &amp; Muthén, Los Angeles, CA). Then, item parameters were estimated by maximum likelihood with robust standard errors (MLR) and a probit link (for binary and ordinal items), which uses every </w:t>
      </w:r>
      <w:r>
        <w:lastRenderedPageBreak/>
        <w:t xml:space="preserve">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(the means of the posterior distribution of ability implied by the model parameters and assumptions about the distribution of ability; Bock &amp; </w:t>
      </w:r>
      <w:proofErr w:type="spellStart"/>
      <w:r>
        <w:t>Mislevy</w:t>
      </w:r>
      <w:proofErr w:type="spellEnd"/>
      <w:r>
        <w:t>, 1982) were estimated from a model with every parameter fixed and included all core person-wave respondents from 2016 to 2022 with at least 1 item response (63,992 person-waves, all ages).</w:t>
      </w:r>
      <w:bookmarkEnd w:id="2"/>
    </w:p>
    <w:p w14:paraId="3BC0F768" w14:textId="77777777" w:rsidR="00B37228" w:rsidRDefault="00000000">
      <w:pPr>
        <w:pStyle w:val="Heading2"/>
      </w:pPr>
      <w:r>
        <w:t>Results: Step 1. A single cognitive score from the core battery</w:t>
      </w:r>
    </w:p>
    <w:p w14:paraId="74E01A6F" w14:textId="77777777" w:rsidR="00B37228" w:rsidRDefault="00000000">
      <w:pPr>
        <w:pStyle w:val="FirstParagraph"/>
      </w:pPr>
      <w:r>
        <w:t>The single-factor model fit well (RMSEA = 0.035, 90% CI 0.031 to 0.039; CFI = 0.966; TLI = 0.952; SRMR = 0.047)</w:t>
      </w:r>
      <w:r>
        <w:rPr>
          <w:rStyle w:val="FootnoteReference"/>
        </w:rPr>
        <w:footnoteReference w:id="1"/>
      </w:r>
      <w:r>
        <w:t xml:space="preserve"> by the conventional guides. Standardized loadings in the MLR model ranged from 0.48 to 0.71 (Table A1), and that range indicates that no single item dominates the factor. As with our analysis of the HCAP battery, immediate word recall was not included in the model because it adds little information beyond delayed recall in the HCAP Wave 1 sample (Jones et al., 2024).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Instead, the difference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B37228" w14:paraId="75850E54"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5463035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 HRS core cognitive items and standardized factor loadings</w:t>
            </w:r>
          </w:p>
        </w:tc>
      </w:tr>
      <w:tr w:rsidR="00B37228" w14:paraId="0EC0D623"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0C839CE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30275BC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70F9BA6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3771406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B37228" w14:paraId="211BA531" w14:textId="77777777">
        <w:trPr>
          <w:trHeight w:val="360"/>
          <w:jc w:val="center"/>
        </w:trPr>
        <w:tc>
          <w:tcPr>
            <w:tcW w:w="2880" w:type="dxa"/>
            <w:tcBorders>
              <w:top w:val="single" w:sz="12" w:space="0" w:color="666666"/>
            </w:tcBorders>
            <w:shd w:val="clear" w:color="auto" w:fill="FFFFFF"/>
          </w:tcPr>
          <w:p w14:paraId="16E3B5F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38C86F8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7C6AE9E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2C9D142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B37228" w14:paraId="3D46381D" w14:textId="77777777">
        <w:trPr>
          <w:trHeight w:val="360"/>
          <w:jc w:val="center"/>
        </w:trPr>
        <w:tc>
          <w:tcPr>
            <w:tcW w:w="2880" w:type="dxa"/>
            <w:shd w:val="clear" w:color="auto" w:fill="FFFFFF"/>
          </w:tcPr>
          <w:p w14:paraId="3C9D0E0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703042D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068013B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7A80E10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B37228" w14:paraId="0A58F805" w14:textId="77777777">
        <w:trPr>
          <w:trHeight w:val="360"/>
          <w:jc w:val="center"/>
        </w:trPr>
        <w:tc>
          <w:tcPr>
            <w:tcW w:w="2880" w:type="dxa"/>
            <w:shd w:val="clear" w:color="auto" w:fill="FFFFFF"/>
          </w:tcPr>
          <w:p w14:paraId="49E3979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3B3A3FC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44ADDF0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5D51132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B37228" w14:paraId="1D9E793A" w14:textId="77777777">
        <w:trPr>
          <w:trHeight w:val="360"/>
          <w:jc w:val="center"/>
        </w:trPr>
        <w:tc>
          <w:tcPr>
            <w:tcW w:w="2880" w:type="dxa"/>
            <w:shd w:val="clear" w:color="auto" w:fill="FFFFFF"/>
          </w:tcPr>
          <w:p w14:paraId="122F8F6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459DA6C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4C1509B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5E23C73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B37228" w14:paraId="25BBCE72" w14:textId="77777777">
        <w:trPr>
          <w:trHeight w:val="360"/>
          <w:jc w:val="center"/>
        </w:trPr>
        <w:tc>
          <w:tcPr>
            <w:tcW w:w="2880" w:type="dxa"/>
            <w:shd w:val="clear" w:color="auto" w:fill="FFFFFF"/>
          </w:tcPr>
          <w:p w14:paraId="639D5D4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2710DB1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4CB0E65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3981057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B37228" w14:paraId="6E101DE1" w14:textId="77777777">
        <w:trPr>
          <w:trHeight w:val="360"/>
          <w:jc w:val="center"/>
        </w:trPr>
        <w:tc>
          <w:tcPr>
            <w:tcW w:w="2880" w:type="dxa"/>
            <w:shd w:val="clear" w:color="auto" w:fill="FFFFFF"/>
          </w:tcPr>
          <w:p w14:paraId="30EBBCF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5EBC0EA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6F8A800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2F5F175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B37228" w14:paraId="1C464171" w14:textId="77777777">
        <w:trPr>
          <w:trHeight w:val="360"/>
          <w:jc w:val="center"/>
        </w:trPr>
        <w:tc>
          <w:tcPr>
            <w:tcW w:w="2880" w:type="dxa"/>
            <w:shd w:val="clear" w:color="auto" w:fill="FFFFFF"/>
          </w:tcPr>
          <w:p w14:paraId="7B572B6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5A2A345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2026C08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09B5BDF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B37228" w14:paraId="760892D4" w14:textId="77777777">
        <w:trPr>
          <w:trHeight w:val="360"/>
          <w:jc w:val="center"/>
        </w:trPr>
        <w:tc>
          <w:tcPr>
            <w:tcW w:w="2880" w:type="dxa"/>
            <w:tcBorders>
              <w:bottom w:val="single" w:sz="12" w:space="0" w:color="666666"/>
            </w:tcBorders>
            <w:shd w:val="clear" w:color="auto" w:fill="FFFFFF"/>
          </w:tcPr>
          <w:p w14:paraId="4E495E2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6FAE9AD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1876462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0C6E142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B37228" w14:paraId="0DE1EBAE" w14:textId="77777777">
        <w:trPr>
          <w:trHeight w:val="360"/>
          <w:jc w:val="center"/>
        </w:trPr>
        <w:tc>
          <w:tcPr>
            <w:tcW w:w="9360" w:type="dxa"/>
            <w:gridSpan w:val="4"/>
            <w:tcBorders>
              <w:top w:val="single" w:sz="12" w:space="0" w:color="666666"/>
            </w:tcBorders>
            <w:shd w:val="clear" w:color="auto" w:fill="FFFFFF"/>
            <w:vAlign w:val="center"/>
          </w:tcPr>
          <w:p w14:paraId="41F5CDB8"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(weight 0 outside HRS-HCAP).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3" w:name="X9607ae9f0ed7afb262519da69e80e92520a4d40"/>
            <w:bookmarkEnd w:id="3"/>
          </w:p>
        </w:tc>
      </w:tr>
    </w:tbl>
    <w:p w14:paraId="2F1B31E7" w14:textId="77777777" w:rsidR="00B37228" w:rsidRDefault="00000000">
      <w:pPr>
        <w:pStyle w:val="Heading2"/>
      </w:pPr>
      <w:r>
        <w:t>Approach: Step 2. Demographic norms</w:t>
      </w:r>
    </w:p>
    <w:p w14:paraId="41562D88" w14:textId="77777777" w:rsidR="00B37228" w:rsidRDefault="00000000">
      <w:pPr>
        <w:pStyle w:val="FirstParagraph"/>
      </w:pPr>
      <w: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specific domain scores in Manly et al. (2022).</w:t>
      </w:r>
    </w:p>
    <w:p w14:paraId="221D803E" w14:textId="77777777" w:rsidR="00B37228" w:rsidRDefault="00000000">
      <w:pPr>
        <w:pStyle w:val="BodyText"/>
      </w:pPr>
      <w:r>
        <w:t>The HCAP 2016 robust normative sample (n = 1,787) is used to define expected cognitive performance levels. The robust normative sample is the subset of HRS-HCAP Wave 1 participants who can reasonably be assumed free of dementia or cognitive impairment, selected without reference to HCAP test scores as those who were followed up at the 2018 HRS core interview and had no reported or diagnosed stroke, Parkinson’s disease, Alzheimer’s disease or other dementia, cognitive impairment, or functional decline at HCAP baseline or follow-up. Their test performance defines the level expected for a person of a given age, sex, race, ethnicity, and education in the absence of a likely neurological condition (Manly et al., 2022).</w:t>
      </w:r>
    </w:p>
    <w:p w14:paraId="60CD8916" w14:textId="77777777" w:rsidR="00B37228" w:rsidRDefault="00000000">
      <w:pPr>
        <w:pStyle w:val="BodyText"/>
      </w:pPr>
      <w:r>
        <w:t xml:space="preserve">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w:t>
      </w:r>
      <w:r>
        <w:lastRenderedPageBreak/>
        <w:t>95th percentiles; Harrell, 2015). The resulting regression model can be used to convert any factor score, including scores from people outside the normative sample and from later waves, to the normalized metric.</w:t>
      </w:r>
    </w:p>
    <w:p w14:paraId="48110488" w14:textId="77777777" w:rsidR="00B37228" w:rsidRDefault="00000000">
      <w:pPr>
        <w:pStyle w:val="BodyText"/>
      </w:pPr>
      <w:r>
        <w:t>Second, the normalized score was regressed, with survey weights, on age (restricted cubic spline with knots at 70, 78, 86, 94 years, centered at 70), sex, non-Hispanic Black race, Hispanic ethnicity, and years of schooling (centered at 12), together with their 2-way interactions (24 terms). This demographic equation is used to estimate the expected score according to demographic characteristics.</w:t>
      </w:r>
    </w:p>
    <w:p w14:paraId="4FE7B2B1" w14:textId="77777777" w:rsidR="00B37228"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SEE, where SEE, the standard error of the estimate from the demographic regression in the normative sample, is the standard deviation of the normalized score multiplied by </w:t>
      </w:r>
      <w:proofErr w:type="gramStart"/>
      <w:r>
        <w:t>√(</w:t>
      </w:r>
      <w:proofErr w:type="gramEnd"/>
      <w:r>
        <w:t>1 − R</w:t>
      </w:r>
      <w:r>
        <w:rPr>
          <w:vertAlign w:val="superscript"/>
        </w:rPr>
        <w:t>2</w:t>
      </w:r>
      <w: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14:paraId="06BF0F9D" w14:textId="77777777" w:rsidR="00B37228" w:rsidRDefault="00000000">
      <w:pPr>
        <w:pStyle w:val="Heading2"/>
      </w:pPr>
      <w:bookmarkStart w:id="4" w:name="results-step-2.-demographic-norms"/>
      <w:r>
        <w:t>Results: Step 2. Demographic norms</w:t>
      </w:r>
    </w:p>
    <w:p w14:paraId="6AC6AF4F" w14:textId="77777777" w:rsidR="00B37228" w:rsidRDefault="00000000">
      <w:pPr>
        <w:pStyle w:val="FirstParagraph"/>
      </w:pPr>
      <w:r>
        <w:t>The demographic equation explained 37% of the variance in the normalized score in the normative sample. The standard deviation of the normalized score was 0.973, and therefore the SEE was 0.775 normalized-score units. In HRS-HCAP Wave 1, the unweighted mean (SD) T score was 50 (10) in the normative sample</w:t>
      </w:r>
      <w:r>
        <w:rPr>
          <w:rStyle w:val="FootnoteReference"/>
        </w:rPr>
        <w:footnoteReference w:id="2"/>
      </w:r>
      <w:r>
        <w:t xml:space="preserve"> and 43 (12) among participants excluded from the normative reference sample.</w:t>
      </w:r>
      <w:bookmarkEnd w:id="4"/>
    </w:p>
    <w:p w14:paraId="63404928" w14:textId="77777777" w:rsidR="00B37228" w:rsidRDefault="00000000">
      <w:pPr>
        <w:pStyle w:val="Heading2"/>
      </w:pPr>
      <w:bookmarkStart w:id="5" w:name="approach-step-3.-cut-points"/>
      <w:r>
        <w:t>Approach: Step 3. Cut points</w:t>
      </w:r>
    </w:p>
    <w:p w14:paraId="34436D1B" w14:textId="77777777" w:rsidR="00B37228"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w:t>
      </w:r>
    </w:p>
    <w:p w14:paraId="19BD7C07" w14:textId="77777777" w:rsidR="00B37228" w:rsidRDefault="00000000">
      <w:pPr>
        <w:pStyle w:val="BodyText"/>
      </w:pPr>
      <w:r>
        <w:t xml:space="preserve">No point on a single </w:t>
      </w:r>
      <w:proofErr w:type="spellStart"/>
      <w:r>
        <w:t>T</w:t>
      </w:r>
      <w:proofErr w:type="spellEnd"/>
      <w:r>
        <w:t xml:space="preserve"> score corresponds to 2 or more domains more than 1.5 standard deviations below expectation. With 5 domains, there are 10 different ways to satisfy exactly 2 domains impaired, and each would be associated with a different cut score on the single </w:t>
      </w:r>
      <w:r>
        <w:lastRenderedPageBreak/>
        <w:t>domain. We used 2 cut points on the T score (T representing the single domain cognitive performance measure, adjusted for sociodemographics and rescaled to a T distribution (M 50 SD 10) in the unweighted normative reference group): a severe cut point (τ</w:t>
      </w:r>
      <w:r>
        <w:rPr>
          <w:vertAlign w:val="subscript"/>
        </w:rPr>
        <w:t>1</w:t>
      </w:r>
      <w:r>
        <w:t>) at rounded T &lt; 39 and a moderate cut point (τ</w:t>
      </w:r>
      <w:r>
        <w:rPr>
          <w:vertAlign w:val="subscript"/>
        </w:rPr>
        <w:t>2</w:t>
      </w:r>
      <w:r>
        <w:t>) at rounded T &lt; 48. The 2 cut points stand in for the count of impaired domains: T below τ</w:t>
      </w:r>
      <w:r>
        <w:rPr>
          <w:vertAlign w:val="subscript"/>
        </w:rPr>
        <w:t>1</w:t>
      </w:r>
      <w:r>
        <w:t xml:space="preserve"> corresponds to impairment in 2 or more domains, and T from τ</w:t>
      </w:r>
      <w:r>
        <w:rPr>
          <w:vertAlign w:val="subscript"/>
        </w:rPr>
        <w:t>1</w:t>
      </w:r>
      <w:r>
        <w:t xml:space="preserve"> to below τ</w:t>
      </w:r>
      <w:r>
        <w:rPr>
          <w:vertAlign w:val="subscript"/>
        </w:rPr>
        <w:t>2</w:t>
      </w:r>
      <w:r>
        <w:t xml:space="preserve"> corresponds to impairment in 1 domain.</w:t>
      </w:r>
    </w:p>
    <w:p w14:paraId="154BDC82" w14:textId="422C4F4E" w:rsidR="00B37228" w:rsidRDefault="00000000">
      <w:pPr>
        <w:pStyle w:val="BodyText"/>
      </w:pPr>
      <w:r>
        <w:t xml:space="preserve">We selected the 2 cut points </w:t>
      </w:r>
      <w:ins w:id="6" w:author="Jones, Rich" w:date="2026-10-21T12:17:00Z" w16du:dateUtc="2026-10-21T16:17:00Z">
        <w:r w:rsidR="00C13084">
          <w:t xml:space="preserve">with the following procedure: </w:t>
        </w:r>
      </w:ins>
      <w:del w:id="7" w:author="Jones, Rich" w:date="2026-10-21T12:17:00Z" w16du:dateUtc="2026-10-21T16:17:00Z">
        <w:r w:rsidDel="00C13084">
          <w:delText xml:space="preserve">by a rule written before any result was seen. </w:delText>
        </w:r>
      </w:del>
      <w:r>
        <w:t>The T score was rounded to the nearest integer, and both cut points are integers; integer cut points are simple to apply and report, and a fractional cut point would imply a precision the T score does not have. We evaluated every integer pair of cut points (τ</w:t>
      </w:r>
      <w:r>
        <w:rPr>
          <w:vertAlign w:val="subscript"/>
        </w:rPr>
        <w:t>1</w:t>
      </w:r>
      <w:r>
        <w:t xml:space="preserve"> from 25 to 50, τ</w:t>
      </w:r>
      <w:r>
        <w:rPr>
          <w:vertAlign w:val="subscript"/>
        </w:rPr>
        <w:t>2</w:t>
      </w:r>
      <w:r>
        <w:t xml:space="preserve"> from 30 to 60, τ</w:t>
      </w:r>
      <w:r>
        <w:rPr>
          <w:vertAlign w:val="subscript"/>
        </w:rPr>
        <w:t>2</w:t>
      </w:r>
      <w:r>
        <w:t xml:space="preserve"> above τ</w:t>
      </w:r>
      <w:r>
        <w:rPr>
          <w:vertAlign w:val="subscript"/>
        </w:rPr>
        <w:t>1</w:t>
      </w:r>
      <w:r>
        <w:t xml:space="preserve">) in HRS-HCAP Wave 1, with the classification rules of Step 4 held fixed. A </w:t>
      </w:r>
      <w:ins w:id="8" w:author="Jones, Rich" w:date="2026-10-21T12:18:00Z" w16du:dateUtc="2026-10-21T16:18:00Z">
        <w:r w:rsidR="00C13084">
          <w:t xml:space="preserve">threshold </w:t>
        </w:r>
      </w:ins>
      <w:r>
        <w:t xml:space="preserve">pair was </w:t>
      </w:r>
      <w:ins w:id="9" w:author="Jones, Rich" w:date="2026-10-21T12:18:00Z" w16du:dateUtc="2026-10-21T16:18:00Z">
        <w:r w:rsidR="00C13084">
          <w:t xml:space="preserve">a candidate for selection </w:t>
        </w:r>
      </w:ins>
      <w:del w:id="10" w:author="Jones, Rich" w:date="2026-10-21T12:19:00Z" w16du:dateUtc="2026-10-21T16:19:00Z">
        <w:r w:rsidDel="00C13084">
          <w:delText xml:space="preserve">eligible </w:delText>
        </w:r>
      </w:del>
      <w:r>
        <w:t xml:space="preserve">if the weighted dementia prevalence of the core algorithm was within 0.5 percentage points of the Manly-Jones dementia prevalence and its weighted MCI prevalence was within 1.0 points of the Manly-Jones MCI prevalence. Among eligible pairs, we chose the pair with the highest weighted kappa for dementia versus no dementia, and broke ties with the weighted 3-class kappa (quadratic weights). If no pair had been </w:t>
      </w:r>
      <w:del w:id="11" w:author="Jones, Rich" w:date="2026-10-21T12:19:00Z" w16du:dateUtc="2026-10-21T16:19:00Z">
        <w:r w:rsidDel="00C13084">
          <w:delText>eligible</w:delText>
        </w:r>
      </w:del>
      <w:ins w:id="12" w:author="Jones, Rich" w:date="2026-10-21T12:19:00Z" w16du:dateUtc="2026-10-21T16:19:00Z">
        <w:r w:rsidR="00C13084">
          <w:t>identified as a candidate</w:t>
        </w:r>
      </w:ins>
      <w:r>
        <w:t>, the rule widened the dementia tolerance to 1.0 point</w:t>
      </w:r>
      <w:ins w:id="13" w:author="Jones, Rich" w:date="2026-10-21T12:19:00Z" w16du:dateUtc="2026-10-21T16:19:00Z">
        <w:r w:rsidR="00C13084">
          <w:t xml:space="preserve"> (</w:t>
        </w:r>
      </w:ins>
      <w:del w:id="14" w:author="Jones, Rich" w:date="2026-10-21T12:20:00Z" w16du:dateUtc="2026-10-21T16:20:00Z">
        <w:r w:rsidDel="00C13084">
          <w:delText xml:space="preserve">, </w:delText>
        </w:r>
      </w:del>
      <w:r>
        <w:t>and no further</w:t>
      </w:r>
      <w:ins w:id="15" w:author="Jones, Rich" w:date="2026-10-21T12:20:00Z" w16du:dateUtc="2026-10-21T16:20:00Z">
        <w:r w:rsidR="00C13084">
          <w:t>)</w:t>
        </w:r>
      </w:ins>
      <w:del w:id="16" w:author="Jones, Rich" w:date="2026-10-21T12:20:00Z" w16du:dateUtc="2026-10-21T16:20:00Z">
        <w:r w:rsidDel="00C13084">
          <w:delText>,</w:delText>
        </w:r>
      </w:del>
      <w:r>
        <w:t xml:space="preserve"> and then widened the MCI tolerance in steps of 0.5 points. The rule puts prevalence first because the core algorithm is used to estimate prevalence and incidence in waves without an HCAP assessment, and puts dementia agreement second because several pairs can match prevalence equally well.</w:t>
      </w:r>
      <w:bookmarkEnd w:id="5"/>
    </w:p>
    <w:p w14:paraId="1A57110A" w14:textId="77777777" w:rsidR="00B37228" w:rsidRDefault="00000000">
      <w:pPr>
        <w:pStyle w:val="Heading2"/>
      </w:pPr>
      <w:bookmarkStart w:id="17" w:name="results-step-3.-cut-points"/>
      <w:r>
        <w:t>Results: Step 3. Cut points</w:t>
      </w:r>
    </w:p>
    <w:p w14:paraId="19356DC0" w14:textId="01D82AC8" w:rsidR="00B37228" w:rsidRDefault="00000000">
      <w:pPr>
        <w:pStyle w:val="FirstParagraph"/>
      </w:pPr>
      <w:r>
        <w:t xml:space="preserve">In HRS-HCAP Wave 1 (n = 3,496), 5 of 575 pairs </w:t>
      </w:r>
      <w:ins w:id="18" w:author="Jones, Rich" w:date="2026-10-21T12:20:00Z" w16du:dateUtc="2026-10-21T16:20:00Z">
        <w:r w:rsidR="00C13084">
          <w:t>of thresholds were identified as candidat</w:t>
        </w:r>
      </w:ins>
      <w:ins w:id="19" w:author="Jones, Rich" w:date="2026-10-21T12:21:00Z" w16du:dateUtc="2026-10-21T16:21:00Z">
        <w:r w:rsidR="00C13084">
          <w:t>es</w:t>
        </w:r>
      </w:ins>
      <w:del w:id="20" w:author="Jones, Rich" w:date="2026-10-21T12:21:00Z" w16du:dateUtc="2026-10-21T16:21:00Z">
        <w:r w:rsidDel="00C13084">
          <w:delText>met both tolerances</w:delText>
        </w:r>
      </w:del>
      <w:r>
        <w:t>. The rule selected τ</w:t>
      </w:r>
      <w:r>
        <w:rPr>
          <w:vertAlign w:val="subscript"/>
        </w:rPr>
        <w:t>1</w:t>
      </w:r>
      <w:r>
        <w:t xml:space="preserve"> = 39 and τ</w:t>
      </w:r>
      <w:r>
        <w:rPr>
          <w:vertAlign w:val="subscript"/>
        </w:rPr>
        <w:t>2</w:t>
      </w:r>
      <w:r>
        <w:t xml:space="preserve"> = 48, so a rounded T score below 39 marks the severe </w:t>
      </w:r>
      <w:del w:id="21" w:author="Jones, Rich" w:date="2026-10-21T12:21:00Z" w16du:dateUtc="2026-10-21T16:21:00Z">
        <w:r w:rsidDel="00C13084">
          <w:delText xml:space="preserve">band </w:delText>
        </w:r>
      </w:del>
      <w:ins w:id="22" w:author="Jones, Rich" w:date="2026-10-21T12:21:00Z" w16du:dateUtc="2026-10-21T16:21:00Z">
        <w:r w:rsidR="00C13084">
          <w:t>range</w:t>
        </w:r>
        <w:r w:rsidR="00C13084">
          <w:t xml:space="preserve"> </w:t>
        </w:r>
      </w:ins>
      <w:r>
        <w:t xml:space="preserve">and a rounded T score from 39 to 47 marks the moderate </w:t>
      </w:r>
      <w:del w:id="23" w:author="Jones, Rich" w:date="2026-10-21T12:21:00Z" w16du:dateUtc="2026-10-21T16:21:00Z">
        <w:r w:rsidDel="00C13084">
          <w:delText>band</w:delText>
        </w:r>
      </w:del>
      <w:ins w:id="24" w:author="Jones, Rich" w:date="2026-10-21T12:21:00Z" w16du:dateUtc="2026-10-21T16:21:00Z">
        <w:r w:rsidR="00C13084">
          <w:t>range of the T score</w:t>
        </w:r>
      </w:ins>
      <w:r>
        <w:t xml:space="preserve">. At these cut points the weighted dementia kappa was </w:t>
      </w:r>
      <w:proofErr w:type="gramStart"/>
      <w:r>
        <w:t>0.34</w:t>
      </w:r>
      <w:proofErr w:type="gramEnd"/>
      <w:r>
        <w:t xml:space="preserve"> and the 3-class kappa was 0.50; Table A3 gives the class prevalence</w:t>
      </w:r>
      <w:ins w:id="25" w:author="Jones, Rich" w:date="2026-10-21T12:22:00Z" w16du:dateUtc="2026-10-21T16:22:00Z">
        <w:r w:rsidR="00C13084">
          <w:t xml:space="preserve"> estimates</w:t>
        </w:r>
      </w:ins>
      <w:r>
        <w:t xml:space="preserve">. To describe how firm the selection is, we repeated the whole rule in 500 bootstrap samples drawn by the HRS sampling design; the rule selected the same pair in 8% of </w:t>
      </w:r>
      <w:ins w:id="26" w:author="Jones, Rich" w:date="2026-10-21T12:22:00Z" w16du:dateUtc="2026-10-21T16:22:00Z">
        <w:r w:rsidR="00C13084">
          <w:t>the bootst</w:t>
        </w:r>
      </w:ins>
      <w:ins w:id="27" w:author="Jones, Rich" w:date="2026-10-21T12:23:00Z" w16du:dateUtc="2026-10-21T16:23:00Z">
        <w:r w:rsidR="00C13084">
          <w:t xml:space="preserve">rap </w:t>
        </w:r>
      </w:ins>
      <w:r>
        <w:t>samples and a pair within 1 point of both cut points in 50%</w:t>
      </w:r>
      <w:ins w:id="28" w:author="Jones, Rich" w:date="2026-10-21T12:22:00Z" w16du:dateUtc="2026-10-21T16:22:00Z">
        <w:r w:rsidR="00C13084">
          <w:t xml:space="preserve"> of the bootstrap samples</w:t>
        </w:r>
      </w:ins>
      <w:r>
        <w:t>.</w:t>
      </w:r>
    </w:p>
    <w:p w14:paraId="31C00C4F" w14:textId="77777777" w:rsidR="00B37228" w:rsidRDefault="00000000">
      <w:pPr>
        <w:pStyle w:val="BodyText"/>
      </w:pPr>
      <w:r>
        <w:lastRenderedPageBreak/>
        <w:t>Figure A2 shows the weighted distribution of T scores among HRS-HCAP Wave 1 participants with core cognitive tests, with the 2 cut points and the weighted share of participants in each T-score band.</w:t>
      </w:r>
    </w:p>
    <w:p w14:paraId="2FA4F6F6" w14:textId="77777777" w:rsidR="00B37228" w:rsidRDefault="00000000">
      <w:pPr>
        <w:pStyle w:val="CaptionedFigure"/>
      </w:pPr>
      <w:r>
        <w:rPr>
          <w:noProof/>
        </w:rPr>
        <w:drawing>
          <wp:inline distT="0" distB="0" distL="0" distR="0" wp14:anchorId="42C92B37" wp14:editId="3A8BC1D6">
            <wp:extent cx="5930900" cy="3284855"/>
            <wp:effectExtent l="0" t="0" r="0" b="0"/>
            <wp:docPr id="2" name="Image2" descr="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
                    <pic:cNvPicPr>
                      <a:picLocks noChangeAspect="1" noChangeArrowheads="1"/>
                    </pic:cNvPicPr>
                  </pic:nvPicPr>
                  <pic:blipFill>
                    <a:blip r:embed="rId7"/>
                    <a:stretch>
                      <a:fillRect/>
                    </a:stretch>
                  </pic:blipFill>
                  <pic:spPr bwMode="auto">
                    <a:xfrm>
                      <a:off x="0" y="0"/>
                      <a:ext cx="5930900" cy="3284855"/>
                    </a:xfrm>
                    <a:prstGeom prst="rect">
                      <a:avLst/>
                    </a:prstGeom>
                    <a:noFill/>
                  </pic:spPr>
                </pic:pic>
              </a:graphicData>
            </a:graphic>
          </wp:inline>
        </w:drawing>
      </w:r>
    </w:p>
    <w:p w14:paraId="66A3010C" w14:textId="77777777" w:rsidR="00B37228" w:rsidRDefault="00000000">
      <w:pPr>
        <w:pStyle w:val="ImageCaption"/>
      </w:pPr>
      <w:r>
        <w:t>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w:t>
      </w:r>
      <w:bookmarkEnd w:id="17"/>
    </w:p>
    <w:p w14:paraId="166C26B8" w14:textId="77777777" w:rsidR="00B37228" w:rsidRDefault="00000000">
      <w:pPr>
        <w:pStyle w:val="Heading2"/>
      </w:pPr>
      <w:r>
        <w:t>Step 4. Classification rules</w:t>
      </w:r>
    </w:p>
    <w:p w14:paraId="4E160FE6" w14:textId="77777777" w:rsidR="00B37228" w:rsidRDefault="00000000">
      <w:pPr>
        <w:pStyle w:val="FirstParagraph"/>
      </w:pPr>
      <w:r>
        <w:t>The core interview has no informant report for respondents who participated in the cognitive assessment (Figure A1; Table A2). The core interview asks every self-respondent about limitations in activities of daily living (ADL) and instrumental activities of daily living (IADL), and these self-reports could stand in for the informant report of functional impairment that separates dementia from MCI in the Manly-Jones algorithm. We did not use them because the level and kind of impairments captured by the core interview ADL and IADL limitations are fundamentally different from those captured by informant IQCODE and Blessed Part I reports in HCAP. Few participants report any limitation, even among those the Manly-Jones algorithm classifies as having dementia. Among HRS-HCAP Wave 1 participants with a core T score and dementia by the Manly-Jones algorithm, 52.3% (weighted) reported no ADL or IADL limitation. The Appendix Endnote addresses this point more fully.</w:t>
      </w:r>
    </w:p>
    <w:p w14:paraId="3F6CC717" w14:textId="77777777" w:rsidR="00B37228" w:rsidRDefault="00000000">
      <w:pPr>
        <w:pStyle w:val="BodyText"/>
      </w:pPr>
      <w:r>
        <w:lastRenderedPageBreak/>
        <w:t>Self-rated memory worsening, an item the Manly-Jones algorithm already includes, is the second criterion at both levels and stands in for the informant report.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2011); no Wave 1 participant with a T score was missing self-rated memory, and “don’t know,” refused, and not ascertained responses (4 participants) were counted as “worse”, which assigns these participants to the more impaired class.</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B37228" w14:paraId="717B353C"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4B1EA3B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A2. Core algorithm decision rules and participants classified by each rule, HRS-HCAP Wave 1</w:t>
            </w:r>
          </w:p>
        </w:tc>
      </w:tr>
      <w:tr w:rsidR="00B37228" w14:paraId="0654D0AB"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1EB640E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50E3917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454F5B2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10684BA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0C2BC5E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B37228" w14:paraId="63C4D960" w14:textId="77777777">
        <w:trPr>
          <w:trHeight w:val="360"/>
          <w:jc w:val="center"/>
        </w:trPr>
        <w:tc>
          <w:tcPr>
            <w:tcW w:w="1736" w:type="dxa"/>
            <w:tcBorders>
              <w:top w:val="single" w:sz="12" w:space="0" w:color="666666"/>
            </w:tcBorders>
            <w:shd w:val="clear" w:color="auto" w:fill="FFFFFF"/>
          </w:tcPr>
          <w:p w14:paraId="7ED5F31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70DC3B7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 &lt; 39</w:t>
            </w:r>
          </w:p>
        </w:tc>
        <w:tc>
          <w:tcPr>
            <w:tcW w:w="3019" w:type="dxa"/>
            <w:tcBorders>
              <w:top w:val="single" w:sz="12" w:space="0" w:color="666666"/>
            </w:tcBorders>
            <w:shd w:val="clear" w:color="auto" w:fill="FFFFFF"/>
          </w:tcPr>
          <w:p w14:paraId="4BE2D47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57FCEF8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1D7D1CC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237</w:t>
            </w:r>
          </w:p>
        </w:tc>
      </w:tr>
      <w:tr w:rsidR="00B37228" w14:paraId="5FD2B669" w14:textId="77777777">
        <w:trPr>
          <w:trHeight w:val="360"/>
          <w:jc w:val="center"/>
        </w:trPr>
        <w:tc>
          <w:tcPr>
            <w:tcW w:w="1736" w:type="dxa"/>
            <w:shd w:val="clear" w:color="auto" w:fill="FFFFFF"/>
          </w:tcPr>
          <w:p w14:paraId="11D419B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10EBFD5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 &lt; 39</w:t>
            </w:r>
          </w:p>
        </w:tc>
        <w:tc>
          <w:tcPr>
            <w:tcW w:w="3019" w:type="dxa"/>
            <w:shd w:val="clear" w:color="auto" w:fill="FFFFFF"/>
          </w:tcPr>
          <w:p w14:paraId="4861D2D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6BE311D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01316A9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487</w:t>
            </w:r>
          </w:p>
        </w:tc>
      </w:tr>
      <w:tr w:rsidR="00B37228" w14:paraId="1150FC48" w14:textId="77777777">
        <w:trPr>
          <w:trHeight w:val="360"/>
          <w:jc w:val="center"/>
        </w:trPr>
        <w:tc>
          <w:tcPr>
            <w:tcW w:w="1736" w:type="dxa"/>
            <w:shd w:val="clear" w:color="auto" w:fill="FFFFFF"/>
          </w:tcPr>
          <w:p w14:paraId="31ACC3A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4BDA6CA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 ≤ T &lt; 48</w:t>
            </w:r>
          </w:p>
        </w:tc>
        <w:tc>
          <w:tcPr>
            <w:tcW w:w="3019" w:type="dxa"/>
            <w:shd w:val="clear" w:color="auto" w:fill="FFFFFF"/>
          </w:tcPr>
          <w:p w14:paraId="1587291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7D40632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2A29669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270</w:t>
            </w:r>
          </w:p>
        </w:tc>
      </w:tr>
      <w:tr w:rsidR="00B37228" w14:paraId="7DB9B060" w14:textId="77777777">
        <w:trPr>
          <w:trHeight w:val="360"/>
          <w:jc w:val="center"/>
        </w:trPr>
        <w:tc>
          <w:tcPr>
            <w:tcW w:w="1736" w:type="dxa"/>
            <w:shd w:val="clear" w:color="auto" w:fill="FFFFFF"/>
          </w:tcPr>
          <w:p w14:paraId="6AEB18B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581F238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 ≤ T &lt; 48</w:t>
            </w:r>
          </w:p>
        </w:tc>
        <w:tc>
          <w:tcPr>
            <w:tcW w:w="3019" w:type="dxa"/>
            <w:shd w:val="clear" w:color="auto" w:fill="FFFFFF"/>
          </w:tcPr>
          <w:p w14:paraId="3DA2DB2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2BBED46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52E6DD0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674</w:t>
            </w:r>
          </w:p>
        </w:tc>
      </w:tr>
      <w:tr w:rsidR="00B37228" w14:paraId="07A7DA62" w14:textId="77777777">
        <w:trPr>
          <w:trHeight w:val="360"/>
          <w:jc w:val="center"/>
        </w:trPr>
        <w:tc>
          <w:tcPr>
            <w:tcW w:w="1736" w:type="dxa"/>
            <w:shd w:val="clear" w:color="auto" w:fill="FFFFFF"/>
          </w:tcPr>
          <w:p w14:paraId="57B04F7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21E5FE3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 ≥ 48</w:t>
            </w:r>
          </w:p>
        </w:tc>
        <w:tc>
          <w:tcPr>
            <w:tcW w:w="3019" w:type="dxa"/>
            <w:shd w:val="clear" w:color="auto" w:fill="FFFFFF"/>
          </w:tcPr>
          <w:p w14:paraId="0F5690B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06F9DB2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3A591C8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1,615</w:t>
            </w:r>
          </w:p>
        </w:tc>
      </w:tr>
      <w:tr w:rsidR="00B37228" w14:paraId="36802B05" w14:textId="77777777">
        <w:trPr>
          <w:trHeight w:val="360"/>
          <w:jc w:val="center"/>
        </w:trPr>
        <w:tc>
          <w:tcPr>
            <w:tcW w:w="1736" w:type="dxa"/>
            <w:shd w:val="clear" w:color="auto" w:fill="FFFFFF"/>
          </w:tcPr>
          <w:p w14:paraId="4D71A0B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1B2E7DE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61A07AA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648D546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1CEC763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B37228" w14:paraId="51493162" w14:textId="77777777">
        <w:trPr>
          <w:trHeight w:val="360"/>
          <w:jc w:val="center"/>
        </w:trPr>
        <w:tc>
          <w:tcPr>
            <w:tcW w:w="1736" w:type="dxa"/>
            <w:shd w:val="clear" w:color="auto" w:fill="FFFFFF"/>
          </w:tcPr>
          <w:p w14:paraId="6DFF2F2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71C0472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787588B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500BAD1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6AFB99D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B37228" w14:paraId="1B7BAD6E" w14:textId="77777777">
        <w:trPr>
          <w:trHeight w:val="360"/>
          <w:jc w:val="center"/>
        </w:trPr>
        <w:tc>
          <w:tcPr>
            <w:tcW w:w="1736" w:type="dxa"/>
            <w:tcBorders>
              <w:bottom w:val="single" w:sz="12" w:space="0" w:color="666666"/>
            </w:tcBorders>
            <w:shd w:val="clear" w:color="auto" w:fill="FFFFFF"/>
          </w:tcPr>
          <w:p w14:paraId="7FF84E7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73E84C6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31C9003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0718FE6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64E40AB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B37228" w14:paraId="3F9F6132" w14:textId="77777777">
        <w:trPr>
          <w:trHeight w:val="360"/>
          <w:jc w:val="center"/>
        </w:trPr>
        <w:tc>
          <w:tcPr>
            <w:tcW w:w="9360" w:type="dxa"/>
            <w:gridSpan w:val="5"/>
            <w:tcBorders>
              <w:top w:val="single" w:sz="12" w:space="0" w:color="666666"/>
            </w:tcBorders>
            <w:shd w:val="clear" w:color="auto" w:fill="FFFFFF"/>
            <w:vAlign w:val="center"/>
          </w:tcPr>
          <w:p w14:paraId="72B9091C"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2,358, MCI 794,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p>
        </w:tc>
      </w:tr>
    </w:tbl>
    <w:p w14:paraId="606095E7" w14:textId="77777777" w:rsidR="00B37228" w:rsidRDefault="00000000">
      <w:pPr>
        <w:pStyle w:val="BodyText"/>
      </w:pPr>
      <w:r>
        <w:t>With these rules, the weighted prevalence estimates of the core algorithm in HRS-HCAP Wave 1 were 68.9% normal, 22.0% MCI, and 9.1% dementia, compared with 69.4%, 21.4%, and 9.2% for the Manly-Jones algorithm estimated with EAP factor scores (Table A3).</w:t>
      </w:r>
    </w:p>
    <w:tbl>
      <w:tblPr>
        <w:tblW w:w="9360" w:type="dxa"/>
        <w:jc w:val="center"/>
        <w:tblLayout w:type="fixed"/>
        <w:tblCellMar>
          <w:left w:w="0" w:type="dxa"/>
          <w:right w:w="0" w:type="dxa"/>
        </w:tblCellMar>
        <w:tblLook w:val="0420" w:firstRow="1" w:lastRow="0" w:firstColumn="0" w:lastColumn="0" w:noHBand="0" w:noVBand="1"/>
      </w:tblPr>
      <w:tblGrid>
        <w:gridCol w:w="3744"/>
        <w:gridCol w:w="1872"/>
        <w:gridCol w:w="1872"/>
        <w:gridCol w:w="1872"/>
      </w:tblGrid>
      <w:tr w:rsidR="00B37228" w14:paraId="2BB73E59"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7463977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A3. Weighted class prevalence of the core algorithm and the Manly-Jones algorithm, HRS-HCAP Wave 1</w:t>
            </w:r>
          </w:p>
        </w:tc>
      </w:tr>
      <w:tr w:rsidR="00B37228" w14:paraId="44B4A7EF" w14:textId="77777777">
        <w:trPr>
          <w:trHeight w:val="360"/>
          <w:tblHeader/>
          <w:jc w:val="center"/>
        </w:trPr>
        <w:tc>
          <w:tcPr>
            <w:tcW w:w="3744" w:type="dxa"/>
            <w:tcBorders>
              <w:top w:val="single" w:sz="12" w:space="0" w:color="666666"/>
              <w:bottom w:val="single" w:sz="12" w:space="0" w:color="666666"/>
            </w:tcBorders>
            <w:shd w:val="clear" w:color="auto" w:fill="FFFFFF"/>
            <w:vAlign w:val="center"/>
          </w:tcPr>
          <w:p w14:paraId="2FDFAF2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1872" w:type="dxa"/>
            <w:tcBorders>
              <w:top w:val="single" w:sz="12" w:space="0" w:color="666666"/>
              <w:bottom w:val="single" w:sz="12" w:space="0" w:color="666666"/>
            </w:tcBorders>
            <w:shd w:val="clear" w:color="auto" w:fill="FFFFFF"/>
            <w:vAlign w:val="center"/>
          </w:tcPr>
          <w:p w14:paraId="334E53D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1872" w:type="dxa"/>
            <w:tcBorders>
              <w:top w:val="single" w:sz="12" w:space="0" w:color="666666"/>
              <w:bottom w:val="single" w:sz="12" w:space="0" w:color="666666"/>
            </w:tcBorders>
            <w:shd w:val="clear" w:color="auto" w:fill="FFFFFF"/>
            <w:vAlign w:val="center"/>
          </w:tcPr>
          <w:p w14:paraId="5EF22FB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872" w:type="dxa"/>
            <w:tcBorders>
              <w:top w:val="single" w:sz="12" w:space="0" w:color="666666"/>
              <w:bottom w:val="single" w:sz="12" w:space="0" w:color="666666"/>
            </w:tcBorders>
            <w:shd w:val="clear" w:color="auto" w:fill="FFFFFF"/>
            <w:vAlign w:val="center"/>
          </w:tcPr>
          <w:p w14:paraId="0C1CB76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r>
      <w:tr w:rsidR="00B37228" w14:paraId="78B35378" w14:textId="77777777">
        <w:trPr>
          <w:trHeight w:val="360"/>
          <w:jc w:val="center"/>
        </w:trPr>
        <w:tc>
          <w:tcPr>
            <w:tcW w:w="3744" w:type="dxa"/>
            <w:tcBorders>
              <w:top w:val="single" w:sz="12" w:space="0" w:color="666666"/>
            </w:tcBorders>
            <w:shd w:val="clear" w:color="auto" w:fill="FFFFFF"/>
          </w:tcPr>
          <w:p w14:paraId="619B5A8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872" w:type="dxa"/>
            <w:tcBorders>
              <w:top w:val="single" w:sz="12" w:space="0" w:color="666666"/>
            </w:tcBorders>
            <w:shd w:val="clear" w:color="auto" w:fill="FFFFFF"/>
          </w:tcPr>
          <w:p w14:paraId="1FED040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68.9</w:t>
            </w:r>
          </w:p>
        </w:tc>
        <w:tc>
          <w:tcPr>
            <w:tcW w:w="1872" w:type="dxa"/>
            <w:tcBorders>
              <w:top w:val="single" w:sz="12" w:space="0" w:color="666666"/>
            </w:tcBorders>
            <w:shd w:val="clear" w:color="auto" w:fill="FFFFFF"/>
          </w:tcPr>
          <w:p w14:paraId="62C0343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22.0</w:t>
            </w:r>
          </w:p>
        </w:tc>
        <w:tc>
          <w:tcPr>
            <w:tcW w:w="1872" w:type="dxa"/>
            <w:tcBorders>
              <w:top w:val="single" w:sz="12" w:space="0" w:color="666666"/>
            </w:tcBorders>
            <w:shd w:val="clear" w:color="auto" w:fill="FFFFFF"/>
          </w:tcPr>
          <w:p w14:paraId="02A1151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r>
      <w:tr w:rsidR="00B37228" w14:paraId="68F531E8" w14:textId="77777777">
        <w:trPr>
          <w:trHeight w:val="360"/>
          <w:jc w:val="center"/>
        </w:trPr>
        <w:tc>
          <w:tcPr>
            <w:tcW w:w="3744" w:type="dxa"/>
            <w:tcBorders>
              <w:bottom w:val="single" w:sz="12" w:space="0" w:color="666666"/>
            </w:tcBorders>
            <w:shd w:val="clear" w:color="auto" w:fill="FFFFFF"/>
          </w:tcPr>
          <w:p w14:paraId="1296185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algorithm</w:t>
            </w:r>
          </w:p>
        </w:tc>
        <w:tc>
          <w:tcPr>
            <w:tcW w:w="1872" w:type="dxa"/>
            <w:tcBorders>
              <w:bottom w:val="single" w:sz="12" w:space="0" w:color="666666"/>
            </w:tcBorders>
            <w:shd w:val="clear" w:color="auto" w:fill="FFFFFF"/>
          </w:tcPr>
          <w:p w14:paraId="232F66E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1872" w:type="dxa"/>
            <w:tcBorders>
              <w:bottom w:val="single" w:sz="12" w:space="0" w:color="666666"/>
            </w:tcBorders>
            <w:shd w:val="clear" w:color="auto" w:fill="FFFFFF"/>
          </w:tcPr>
          <w:p w14:paraId="6C8B0AA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872" w:type="dxa"/>
            <w:tcBorders>
              <w:bottom w:val="single" w:sz="12" w:space="0" w:color="666666"/>
            </w:tcBorders>
            <w:shd w:val="clear" w:color="auto" w:fill="FFFFFF"/>
          </w:tcPr>
          <w:p w14:paraId="2D2469A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r>
      <w:tr w:rsidR="00B37228" w14:paraId="0E4DBEB7" w14:textId="77777777">
        <w:trPr>
          <w:trHeight w:val="360"/>
          <w:jc w:val="center"/>
        </w:trPr>
        <w:tc>
          <w:tcPr>
            <w:tcW w:w="9360" w:type="dxa"/>
            <w:gridSpan w:val="4"/>
            <w:tcBorders>
              <w:top w:val="single" w:sz="12" w:space="0" w:color="666666"/>
            </w:tcBorders>
            <w:shd w:val="clear" w:color="auto" w:fill="FFFFFF"/>
            <w:vAlign w:val="center"/>
          </w:tcPr>
          <w:p w14:paraId="21888B1E"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HRS-HCAP Wave 1, N = 3,496. Percentages are weighted (HCAP Wave 1 (2016) sampling weight). Core algorithm cut points: rounded T &lt; 39 (severe) and rounded T &lt; 48 (moderate).</w:t>
            </w:r>
            <w:bookmarkStart w:id="29" w:name="step-4.-classification-rules"/>
            <w:bookmarkEnd w:id="29"/>
          </w:p>
        </w:tc>
      </w:tr>
    </w:tbl>
    <w:p w14:paraId="579A2A87" w14:textId="77777777" w:rsidR="00B37228" w:rsidRDefault="00000000">
      <w:pPr>
        <w:pStyle w:val="Heading2"/>
      </w:pPr>
      <w:r>
        <w:lastRenderedPageBreak/>
        <w:t>Agreement with the Manly-Jones algorithm in HRS-HCAP Wave 1</w:t>
      </w:r>
    </w:p>
    <w:p w14:paraId="505E51C9" w14:textId="77777777" w:rsidR="00B37228" w:rsidRDefault="00000000">
      <w:pPr>
        <w:pStyle w:val="FirstParagraph"/>
      </w:pPr>
      <w: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Langa-Weir score is not adjusted for demographic characteristics. We treat CIND as equivalent to MCI for this comparison.</w:t>
      </w:r>
    </w:p>
    <w:p w14:paraId="4D747691" w14:textId="77777777" w:rsidR="00B37228" w:rsidRDefault="00000000">
      <w:pPr>
        <w:pStyle w:val="BodyText"/>
      </w:pPr>
      <w: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weighted kappa) and 0.41 (dementia, kappa). Table A5 gives the weighted cross-classifications. Each kappa compares 2 classifications that both contain error, so these values describe agreement and not accuracy.</w:t>
      </w:r>
    </w:p>
    <w:tbl>
      <w:tblPr>
        <w:tblW w:w="9360" w:type="dxa"/>
        <w:jc w:val="center"/>
        <w:tblLayout w:type="fixed"/>
        <w:tblCellMar>
          <w:left w:w="0" w:type="dxa"/>
          <w:right w:w="0" w:type="dxa"/>
        </w:tblCellMar>
        <w:tblLook w:val="0420" w:firstRow="1" w:lastRow="0" w:firstColumn="0" w:lastColumn="0" w:noHBand="0" w:noVBand="1"/>
      </w:tblPr>
      <w:tblGrid>
        <w:gridCol w:w="2735"/>
        <w:gridCol w:w="1441"/>
        <w:gridCol w:w="1440"/>
        <w:gridCol w:w="1872"/>
        <w:gridCol w:w="1872"/>
      </w:tblGrid>
      <w:tr w:rsidR="00B37228" w14:paraId="6FE63039"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07F57DC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B37228" w14:paraId="2A85C846" w14:textId="77777777">
        <w:trPr>
          <w:trHeight w:val="360"/>
          <w:tblHeader/>
          <w:jc w:val="center"/>
        </w:trPr>
        <w:tc>
          <w:tcPr>
            <w:tcW w:w="2735" w:type="dxa"/>
            <w:tcBorders>
              <w:top w:val="single" w:sz="12" w:space="0" w:color="666666"/>
              <w:bottom w:val="single" w:sz="12" w:space="0" w:color="666666"/>
            </w:tcBorders>
            <w:shd w:val="clear" w:color="auto" w:fill="FFFFFF"/>
            <w:vAlign w:val="center"/>
          </w:tcPr>
          <w:p w14:paraId="6CD4F61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tcBorders>
              <w:top w:val="single" w:sz="12" w:space="0" w:color="666666"/>
              <w:bottom w:val="single" w:sz="12" w:space="0" w:color="666666"/>
            </w:tcBorders>
            <w:shd w:val="clear" w:color="auto" w:fill="FFFFFF"/>
            <w:vAlign w:val="center"/>
          </w:tcPr>
          <w:p w14:paraId="40F296A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tcBorders>
              <w:top w:val="single" w:sz="12" w:space="0" w:color="666666"/>
              <w:bottom w:val="single" w:sz="12" w:space="0" w:color="666666"/>
            </w:tcBorders>
            <w:shd w:val="clear" w:color="auto" w:fill="FFFFFF"/>
            <w:vAlign w:val="center"/>
          </w:tcPr>
          <w:p w14:paraId="358AF9C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tcBorders>
              <w:top w:val="single" w:sz="12" w:space="0" w:color="666666"/>
              <w:bottom w:val="single" w:sz="12" w:space="0" w:color="666666"/>
            </w:tcBorders>
            <w:shd w:val="clear" w:color="auto" w:fill="FFFFFF"/>
            <w:vAlign w:val="center"/>
          </w:tcPr>
          <w:p w14:paraId="2F9C66F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tcBorders>
              <w:top w:val="single" w:sz="12" w:space="0" w:color="666666"/>
              <w:bottom w:val="single" w:sz="12" w:space="0" w:color="666666"/>
            </w:tcBorders>
            <w:shd w:val="clear" w:color="auto" w:fill="FFFFFF"/>
            <w:vAlign w:val="center"/>
          </w:tcPr>
          <w:p w14:paraId="1E25C86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B37228" w14:paraId="18E0A335" w14:textId="77777777">
        <w:trPr>
          <w:trHeight w:val="360"/>
          <w:jc w:val="center"/>
        </w:trPr>
        <w:tc>
          <w:tcPr>
            <w:tcW w:w="2735" w:type="dxa"/>
            <w:tcBorders>
              <w:top w:val="single" w:sz="12" w:space="0" w:color="666666"/>
            </w:tcBorders>
            <w:shd w:val="clear" w:color="auto" w:fill="FFFFFF"/>
          </w:tcPr>
          <w:p w14:paraId="6960E96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tcBorders>
              <w:top w:val="single" w:sz="12" w:space="0" w:color="666666"/>
            </w:tcBorders>
            <w:shd w:val="clear" w:color="auto" w:fill="FFFFFF"/>
          </w:tcPr>
          <w:p w14:paraId="45E6718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tcBorders>
              <w:top w:val="single" w:sz="12" w:space="0" w:color="666666"/>
            </w:tcBorders>
            <w:shd w:val="clear" w:color="auto" w:fill="FFFFFF"/>
          </w:tcPr>
          <w:p w14:paraId="349D22F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872" w:type="dxa"/>
            <w:tcBorders>
              <w:top w:val="single" w:sz="12" w:space="0" w:color="666666"/>
            </w:tcBorders>
            <w:shd w:val="clear" w:color="auto" w:fill="FFFFFF"/>
          </w:tcPr>
          <w:p w14:paraId="0B53A4B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c>
          <w:tcPr>
            <w:tcW w:w="1872" w:type="dxa"/>
            <w:tcBorders>
              <w:top w:val="single" w:sz="12" w:space="0" w:color="666666"/>
            </w:tcBorders>
            <w:shd w:val="clear" w:color="auto" w:fill="FFFFFF"/>
          </w:tcPr>
          <w:p w14:paraId="22E3D14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B37228" w14:paraId="5B043092" w14:textId="77777777">
        <w:trPr>
          <w:trHeight w:val="360"/>
          <w:jc w:val="center"/>
        </w:trPr>
        <w:tc>
          <w:tcPr>
            <w:tcW w:w="2735" w:type="dxa"/>
            <w:shd w:val="clear" w:color="auto" w:fill="FFFFFF"/>
          </w:tcPr>
          <w:p w14:paraId="7CE1D8E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shd w:val="clear" w:color="auto" w:fill="FFFFFF"/>
          </w:tcPr>
          <w:p w14:paraId="7F4A2B8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shd w:val="clear" w:color="auto" w:fill="FFFFFF"/>
          </w:tcPr>
          <w:p w14:paraId="5B7469D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shd w:val="clear" w:color="auto" w:fill="FFFFFF"/>
          </w:tcPr>
          <w:p w14:paraId="1C0DB6A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shd w:val="clear" w:color="auto" w:fill="FFFFFF"/>
          </w:tcPr>
          <w:p w14:paraId="5523D73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B37228" w14:paraId="4B321A1F" w14:textId="77777777">
        <w:trPr>
          <w:trHeight w:val="360"/>
          <w:jc w:val="center"/>
        </w:trPr>
        <w:tc>
          <w:tcPr>
            <w:tcW w:w="2735" w:type="dxa"/>
            <w:tcBorders>
              <w:bottom w:val="single" w:sz="12" w:space="0" w:color="666666"/>
            </w:tcBorders>
            <w:shd w:val="clear" w:color="auto" w:fill="FFFFFF"/>
          </w:tcPr>
          <w:p w14:paraId="4AC837D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tcBorders>
              <w:bottom w:val="single" w:sz="12" w:space="0" w:color="666666"/>
            </w:tcBorders>
            <w:shd w:val="clear" w:color="auto" w:fill="FFFFFF"/>
          </w:tcPr>
          <w:p w14:paraId="7E13150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tcBorders>
              <w:bottom w:val="single" w:sz="12" w:space="0" w:color="666666"/>
            </w:tcBorders>
            <w:shd w:val="clear" w:color="auto" w:fill="FFFFFF"/>
          </w:tcPr>
          <w:p w14:paraId="3D1AE39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tcBorders>
              <w:bottom w:val="single" w:sz="12" w:space="0" w:color="666666"/>
            </w:tcBorders>
            <w:shd w:val="clear" w:color="auto" w:fill="FFFFFF"/>
          </w:tcPr>
          <w:p w14:paraId="4B9B0D1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tcBorders>
              <w:bottom w:val="single" w:sz="12" w:space="0" w:color="666666"/>
            </w:tcBorders>
            <w:shd w:val="clear" w:color="auto" w:fill="FFFFFF"/>
          </w:tcPr>
          <w:p w14:paraId="1651623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B37228" w14:paraId="74AEFC8F" w14:textId="77777777">
        <w:trPr>
          <w:trHeight w:val="360"/>
          <w:jc w:val="center"/>
        </w:trPr>
        <w:tc>
          <w:tcPr>
            <w:tcW w:w="9360" w:type="dxa"/>
            <w:gridSpan w:val="5"/>
            <w:tcBorders>
              <w:top w:val="single" w:sz="12" w:space="0" w:color="666666"/>
            </w:tcBorders>
            <w:shd w:val="clear" w:color="auto" w:fill="FFFFFF"/>
            <w:vAlign w:val="center"/>
          </w:tcPr>
          <w:p w14:paraId="5C20E2F0"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N = 3,496 HRS-HCAP Wave 1 participants with all 3 classifications; statistics weighted with HCAP Wave 1 (2016) sampling weight. Core algorithm and Langa-Weir use 2016 HRS core data; the Manly-Jones algorithm uses HRS-HCAP data. Kappa, 3-</w:t>
            </w:r>
            <w:r>
              <w:rPr>
                <w:rFonts w:eastAsia="Arial" w:cs="Arial"/>
                <w:color w:val="000000"/>
                <w:sz w:val="16"/>
                <w:szCs w:val="16"/>
              </w:rPr>
              <w:lastRenderedPageBreak/>
              <w:t>class: Normal, MCI, Dementia with quadratic weights (Cohen, 1968). The last 2 columns treat the Manly-Jones classification as the reference; n/a, not applicable.</w:t>
            </w:r>
          </w:p>
        </w:tc>
      </w:tr>
    </w:tbl>
    <w:p w14:paraId="781BDEF3" w14:textId="77777777" w:rsidR="00B37228" w:rsidRDefault="00B37228"/>
    <w:tbl>
      <w:tblPr>
        <w:tblW w:w="9362" w:type="dxa"/>
        <w:jc w:val="center"/>
        <w:tblLayout w:type="fixed"/>
        <w:tblCellMar>
          <w:left w:w="0" w:type="dxa"/>
          <w:right w:w="0" w:type="dxa"/>
        </w:tblCellMar>
        <w:tblLook w:val="0420" w:firstRow="1" w:lastRow="0" w:firstColumn="0" w:lastColumn="0" w:noHBand="0" w:noVBand="1"/>
      </w:tblPr>
      <w:tblGrid>
        <w:gridCol w:w="1510"/>
        <w:gridCol w:w="1359"/>
        <w:gridCol w:w="1812"/>
        <w:gridCol w:w="1811"/>
        <w:gridCol w:w="1813"/>
        <w:gridCol w:w="1057"/>
      </w:tblGrid>
      <w:tr w:rsidR="00B37228" w14:paraId="53BB9A42" w14:textId="77777777">
        <w:trPr>
          <w:trHeight w:val="360"/>
          <w:tblHeader/>
          <w:jc w:val="center"/>
        </w:trPr>
        <w:tc>
          <w:tcPr>
            <w:tcW w:w="9362" w:type="dxa"/>
            <w:gridSpan w:val="6"/>
            <w:tcBorders>
              <w:top w:val="single" w:sz="12" w:space="0" w:color="666666"/>
              <w:bottom w:val="single" w:sz="12" w:space="0" w:color="666666"/>
            </w:tcBorders>
            <w:shd w:val="clear" w:color="auto" w:fill="FFFFFF"/>
            <w:vAlign w:val="center"/>
          </w:tcPr>
          <w:p w14:paraId="60450AC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B37228" w14:paraId="6EA05E11" w14:textId="77777777">
        <w:trPr>
          <w:trHeight w:val="360"/>
          <w:tblHeader/>
          <w:jc w:val="center"/>
        </w:trPr>
        <w:tc>
          <w:tcPr>
            <w:tcW w:w="1510" w:type="dxa"/>
            <w:tcBorders>
              <w:top w:val="single" w:sz="12" w:space="0" w:color="666666"/>
              <w:bottom w:val="single" w:sz="12" w:space="0" w:color="666666"/>
            </w:tcBorders>
            <w:shd w:val="clear" w:color="auto" w:fill="FFFFFF"/>
            <w:vAlign w:val="center"/>
          </w:tcPr>
          <w:p w14:paraId="5F19BCA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tcBorders>
              <w:top w:val="single" w:sz="12" w:space="0" w:color="666666"/>
              <w:bottom w:val="single" w:sz="12" w:space="0" w:color="666666"/>
            </w:tcBorders>
            <w:shd w:val="clear" w:color="auto" w:fill="FFFFFF"/>
            <w:vAlign w:val="center"/>
          </w:tcPr>
          <w:p w14:paraId="7966407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tcBorders>
              <w:top w:val="single" w:sz="12" w:space="0" w:color="666666"/>
              <w:bottom w:val="single" w:sz="12" w:space="0" w:color="666666"/>
            </w:tcBorders>
            <w:shd w:val="clear" w:color="auto" w:fill="FFFFFF"/>
            <w:vAlign w:val="center"/>
          </w:tcPr>
          <w:p w14:paraId="62C4A04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tcBorders>
              <w:top w:val="single" w:sz="12" w:space="0" w:color="666666"/>
              <w:bottom w:val="single" w:sz="12" w:space="0" w:color="666666"/>
            </w:tcBorders>
            <w:shd w:val="clear" w:color="auto" w:fill="FFFFFF"/>
            <w:vAlign w:val="center"/>
          </w:tcPr>
          <w:p w14:paraId="2C45855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3" w:type="dxa"/>
            <w:tcBorders>
              <w:top w:val="single" w:sz="12" w:space="0" w:color="666666"/>
              <w:bottom w:val="single" w:sz="12" w:space="0" w:color="666666"/>
            </w:tcBorders>
            <w:shd w:val="clear" w:color="auto" w:fill="FFFFFF"/>
            <w:vAlign w:val="center"/>
          </w:tcPr>
          <w:p w14:paraId="0219CB6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329DE67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B37228" w14:paraId="7CE781B5" w14:textId="77777777">
        <w:trPr>
          <w:trHeight w:val="360"/>
          <w:jc w:val="center"/>
        </w:trPr>
        <w:tc>
          <w:tcPr>
            <w:tcW w:w="1510" w:type="dxa"/>
            <w:tcBorders>
              <w:top w:val="single" w:sz="12" w:space="0" w:color="666666"/>
            </w:tcBorders>
            <w:shd w:val="clear" w:color="auto" w:fill="FFFFFF"/>
          </w:tcPr>
          <w:p w14:paraId="1945B16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tcBorders>
              <w:top w:val="single" w:sz="12" w:space="0" w:color="666666"/>
            </w:tcBorders>
            <w:shd w:val="clear" w:color="auto" w:fill="FFFFFF"/>
          </w:tcPr>
          <w:p w14:paraId="21B3A69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tcBorders>
              <w:top w:val="single" w:sz="12" w:space="0" w:color="666666"/>
            </w:tcBorders>
            <w:shd w:val="clear" w:color="auto" w:fill="FFFFFF"/>
          </w:tcPr>
          <w:p w14:paraId="040AD77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28,638 (82%)</w:t>
            </w:r>
          </w:p>
        </w:tc>
        <w:tc>
          <w:tcPr>
            <w:tcW w:w="1811" w:type="dxa"/>
            <w:tcBorders>
              <w:top w:val="single" w:sz="12" w:space="0" w:color="666666"/>
            </w:tcBorders>
            <w:shd w:val="clear" w:color="auto" w:fill="FFFFFF"/>
          </w:tcPr>
          <w:p w14:paraId="2EF86CD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5,145 (15%)</w:t>
            </w:r>
          </w:p>
        </w:tc>
        <w:tc>
          <w:tcPr>
            <w:tcW w:w="1813" w:type="dxa"/>
            <w:tcBorders>
              <w:top w:val="single" w:sz="12" w:space="0" w:color="666666"/>
            </w:tcBorders>
            <w:shd w:val="clear" w:color="auto" w:fill="FFFFFF"/>
          </w:tcPr>
          <w:p w14:paraId="0B75071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239DEF0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B37228" w14:paraId="6C0F018F" w14:textId="77777777">
        <w:trPr>
          <w:trHeight w:val="360"/>
          <w:jc w:val="center"/>
        </w:trPr>
        <w:tc>
          <w:tcPr>
            <w:tcW w:w="1510" w:type="dxa"/>
            <w:shd w:val="clear" w:color="auto" w:fill="FFFFFF"/>
          </w:tcPr>
          <w:p w14:paraId="5867F65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shd w:val="clear" w:color="auto" w:fill="FFFFFF"/>
          </w:tcPr>
          <w:p w14:paraId="2763202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shd w:val="clear" w:color="auto" w:fill="FFFFFF"/>
          </w:tcPr>
          <w:p w14:paraId="20D483B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5,098 (48%)</w:t>
            </w:r>
          </w:p>
        </w:tc>
        <w:tc>
          <w:tcPr>
            <w:tcW w:w="1811" w:type="dxa"/>
            <w:shd w:val="clear" w:color="auto" w:fill="FFFFFF"/>
          </w:tcPr>
          <w:p w14:paraId="13CE6C6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3,876 (36%)</w:t>
            </w:r>
          </w:p>
        </w:tc>
        <w:tc>
          <w:tcPr>
            <w:tcW w:w="1813" w:type="dxa"/>
            <w:shd w:val="clear" w:color="auto" w:fill="FFFFFF"/>
          </w:tcPr>
          <w:p w14:paraId="7122AD7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5A64E76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B37228" w14:paraId="33741E6C" w14:textId="77777777">
        <w:trPr>
          <w:trHeight w:val="360"/>
          <w:jc w:val="center"/>
        </w:trPr>
        <w:tc>
          <w:tcPr>
            <w:tcW w:w="1510" w:type="dxa"/>
            <w:shd w:val="clear" w:color="auto" w:fill="FFFFFF"/>
          </w:tcPr>
          <w:p w14:paraId="16BBB74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shd w:val="clear" w:color="auto" w:fill="FFFFFF"/>
          </w:tcPr>
          <w:p w14:paraId="3A73AB1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shd w:val="clear" w:color="auto" w:fill="FFFFFF"/>
          </w:tcPr>
          <w:p w14:paraId="02783C7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794 (17%)</w:t>
            </w:r>
          </w:p>
        </w:tc>
        <w:tc>
          <w:tcPr>
            <w:tcW w:w="1811" w:type="dxa"/>
            <w:shd w:val="clear" w:color="auto" w:fill="FFFFFF"/>
          </w:tcPr>
          <w:p w14:paraId="59B4A5A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1,995 (43%)</w:t>
            </w:r>
          </w:p>
        </w:tc>
        <w:tc>
          <w:tcPr>
            <w:tcW w:w="1813" w:type="dxa"/>
            <w:shd w:val="clear" w:color="auto" w:fill="FFFFFF"/>
          </w:tcPr>
          <w:p w14:paraId="0242E9C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5C0E80E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B37228" w14:paraId="34635A10" w14:textId="77777777">
        <w:trPr>
          <w:trHeight w:val="360"/>
          <w:jc w:val="center"/>
        </w:trPr>
        <w:tc>
          <w:tcPr>
            <w:tcW w:w="1510" w:type="dxa"/>
            <w:shd w:val="clear" w:color="auto" w:fill="FFFFFF"/>
          </w:tcPr>
          <w:p w14:paraId="08BFF36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shd w:val="clear" w:color="auto" w:fill="FFFFFF"/>
          </w:tcPr>
          <w:p w14:paraId="46EA361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shd w:val="clear" w:color="auto" w:fill="FFFFFF"/>
          </w:tcPr>
          <w:p w14:paraId="2229477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shd w:val="clear" w:color="auto" w:fill="FFFFFF"/>
          </w:tcPr>
          <w:p w14:paraId="24A6EAB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3" w:type="dxa"/>
            <w:shd w:val="clear" w:color="auto" w:fill="FFFFFF"/>
          </w:tcPr>
          <w:p w14:paraId="3287ED9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23B3662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B37228" w14:paraId="482F5578" w14:textId="77777777">
        <w:trPr>
          <w:trHeight w:val="360"/>
          <w:jc w:val="center"/>
        </w:trPr>
        <w:tc>
          <w:tcPr>
            <w:tcW w:w="1510" w:type="dxa"/>
            <w:shd w:val="clear" w:color="auto" w:fill="FFFFFF"/>
          </w:tcPr>
          <w:p w14:paraId="6282D48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shd w:val="clear" w:color="auto" w:fill="FFFFFF"/>
          </w:tcPr>
          <w:p w14:paraId="501F37A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shd w:val="clear" w:color="auto" w:fill="FFFFFF"/>
          </w:tcPr>
          <w:p w14:paraId="58A6AC8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shd w:val="clear" w:color="auto" w:fill="FFFFFF"/>
          </w:tcPr>
          <w:p w14:paraId="0D358CF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3" w:type="dxa"/>
            <w:shd w:val="clear" w:color="auto" w:fill="FFFFFF"/>
          </w:tcPr>
          <w:p w14:paraId="5A6E867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5D2AA60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B37228" w14:paraId="3DE42937" w14:textId="77777777">
        <w:trPr>
          <w:trHeight w:val="360"/>
          <w:jc w:val="center"/>
        </w:trPr>
        <w:tc>
          <w:tcPr>
            <w:tcW w:w="1510" w:type="dxa"/>
            <w:tcBorders>
              <w:bottom w:val="single" w:sz="12" w:space="0" w:color="666666"/>
            </w:tcBorders>
            <w:shd w:val="clear" w:color="auto" w:fill="FFFFFF"/>
          </w:tcPr>
          <w:p w14:paraId="5AEEC60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tcBorders>
              <w:bottom w:val="single" w:sz="12" w:space="0" w:color="666666"/>
            </w:tcBorders>
            <w:shd w:val="clear" w:color="auto" w:fill="FFFFFF"/>
          </w:tcPr>
          <w:p w14:paraId="152F771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tcBorders>
              <w:bottom w:val="single" w:sz="12" w:space="0" w:color="666666"/>
            </w:tcBorders>
            <w:shd w:val="clear" w:color="auto" w:fill="FFFFFF"/>
          </w:tcPr>
          <w:p w14:paraId="58F8C64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tcBorders>
              <w:bottom w:val="single" w:sz="12" w:space="0" w:color="666666"/>
            </w:tcBorders>
            <w:shd w:val="clear" w:color="auto" w:fill="FFFFFF"/>
          </w:tcPr>
          <w:p w14:paraId="5ADBADF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3" w:type="dxa"/>
            <w:tcBorders>
              <w:bottom w:val="single" w:sz="12" w:space="0" w:color="666666"/>
            </w:tcBorders>
            <w:shd w:val="clear" w:color="auto" w:fill="FFFFFF"/>
          </w:tcPr>
          <w:p w14:paraId="38ACE51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5BDCBA4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B37228" w14:paraId="312ADE2F" w14:textId="77777777">
        <w:trPr>
          <w:trHeight w:val="360"/>
          <w:jc w:val="center"/>
        </w:trPr>
        <w:tc>
          <w:tcPr>
            <w:tcW w:w="9362" w:type="dxa"/>
            <w:gridSpan w:val="6"/>
            <w:tcBorders>
              <w:top w:val="single" w:sz="12" w:space="0" w:color="666666"/>
            </w:tcBorders>
            <w:shd w:val="clear" w:color="auto" w:fill="FFFFFF"/>
            <w:vAlign w:val="center"/>
          </w:tcPr>
          <w:p w14:paraId="750DE584"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 Wave 1 (2016) sampling weight). Kappas are in Table A4.</w:t>
            </w:r>
          </w:p>
        </w:tc>
      </w:tr>
    </w:tbl>
    <w:p w14:paraId="549A73D6" w14:textId="77777777" w:rsidR="00B37228" w:rsidRDefault="00000000">
      <w:pPr>
        <w:pStyle w:val="Heading2"/>
      </w:pPr>
      <w:r>
        <w:t>Application to the 2018, 2020, and 2022 core interviews</w:t>
      </w:r>
    </w:p>
    <w:p w14:paraId="445AAC83" w14:textId="77777777" w:rsidR="00B37228"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B37228" w14:paraId="38C643B8"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6598FA4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B37228" w14:paraId="182D6731"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2920C01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6875E87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0E63898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1B9FBC4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5A0717D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5D2B168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590B4CE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2192CF7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B37228" w14:paraId="48F07BCB" w14:textId="77777777">
        <w:trPr>
          <w:trHeight w:val="360"/>
          <w:jc w:val="center"/>
        </w:trPr>
        <w:tc>
          <w:tcPr>
            <w:tcW w:w="857" w:type="dxa"/>
            <w:tcBorders>
              <w:top w:val="single" w:sz="12" w:space="0" w:color="666666"/>
            </w:tcBorders>
            <w:shd w:val="clear" w:color="auto" w:fill="FFFFFF"/>
          </w:tcPr>
          <w:p w14:paraId="20DC724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4419FA5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33A4E96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589B683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5CFAD91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1E67BEB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2,358 (67.4%)</w:t>
            </w:r>
          </w:p>
        </w:tc>
        <w:tc>
          <w:tcPr>
            <w:tcW w:w="1358" w:type="dxa"/>
            <w:tcBorders>
              <w:top w:val="single" w:sz="12" w:space="0" w:color="666666"/>
            </w:tcBorders>
            <w:shd w:val="clear" w:color="auto" w:fill="FFFFFF"/>
          </w:tcPr>
          <w:p w14:paraId="0D0B7CF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794 (22.7%)</w:t>
            </w:r>
          </w:p>
        </w:tc>
        <w:tc>
          <w:tcPr>
            <w:tcW w:w="1359" w:type="dxa"/>
            <w:tcBorders>
              <w:top w:val="single" w:sz="12" w:space="0" w:color="666666"/>
            </w:tcBorders>
            <w:shd w:val="clear" w:color="auto" w:fill="FFFFFF"/>
          </w:tcPr>
          <w:p w14:paraId="0CC6FD4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344 (9.8%)</w:t>
            </w:r>
          </w:p>
        </w:tc>
      </w:tr>
      <w:tr w:rsidR="00B37228" w14:paraId="4DBB673A" w14:textId="77777777">
        <w:trPr>
          <w:trHeight w:val="360"/>
          <w:jc w:val="center"/>
        </w:trPr>
        <w:tc>
          <w:tcPr>
            <w:tcW w:w="857" w:type="dxa"/>
            <w:shd w:val="clear" w:color="auto" w:fill="FFFFFF"/>
          </w:tcPr>
          <w:p w14:paraId="4CC9E82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78DBC5A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2239AAC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195A30F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34148FC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13DC934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2,110 (70.6%)</w:t>
            </w:r>
          </w:p>
        </w:tc>
        <w:tc>
          <w:tcPr>
            <w:tcW w:w="1358" w:type="dxa"/>
            <w:shd w:val="clear" w:color="auto" w:fill="FFFFFF"/>
          </w:tcPr>
          <w:p w14:paraId="100B817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631 (21.1%)</w:t>
            </w:r>
          </w:p>
        </w:tc>
        <w:tc>
          <w:tcPr>
            <w:tcW w:w="1359" w:type="dxa"/>
            <w:shd w:val="clear" w:color="auto" w:fill="FFFFFF"/>
          </w:tcPr>
          <w:p w14:paraId="24723DD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247 (8.3%)</w:t>
            </w:r>
          </w:p>
        </w:tc>
      </w:tr>
      <w:tr w:rsidR="00B37228" w14:paraId="35DFB9AE" w14:textId="77777777">
        <w:trPr>
          <w:trHeight w:val="360"/>
          <w:jc w:val="center"/>
        </w:trPr>
        <w:tc>
          <w:tcPr>
            <w:tcW w:w="857" w:type="dxa"/>
            <w:shd w:val="clear" w:color="auto" w:fill="FFFFFF"/>
          </w:tcPr>
          <w:p w14:paraId="2973FB2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6176F44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2B859A2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3F77FF5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798BB4B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7FA2052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1,879 (73.5%)</w:t>
            </w:r>
          </w:p>
        </w:tc>
        <w:tc>
          <w:tcPr>
            <w:tcW w:w="1358" w:type="dxa"/>
            <w:shd w:val="clear" w:color="auto" w:fill="FFFFFF"/>
          </w:tcPr>
          <w:p w14:paraId="05ACE6D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478 (18.7%)</w:t>
            </w:r>
          </w:p>
        </w:tc>
        <w:tc>
          <w:tcPr>
            <w:tcW w:w="1359" w:type="dxa"/>
            <w:shd w:val="clear" w:color="auto" w:fill="FFFFFF"/>
          </w:tcPr>
          <w:p w14:paraId="551F893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 (7.9%)</w:t>
            </w:r>
          </w:p>
        </w:tc>
      </w:tr>
      <w:tr w:rsidR="00B37228" w14:paraId="12623C40" w14:textId="77777777">
        <w:trPr>
          <w:trHeight w:val="360"/>
          <w:jc w:val="center"/>
        </w:trPr>
        <w:tc>
          <w:tcPr>
            <w:tcW w:w="857" w:type="dxa"/>
            <w:tcBorders>
              <w:bottom w:val="single" w:sz="12" w:space="0" w:color="666666"/>
            </w:tcBorders>
            <w:shd w:val="clear" w:color="auto" w:fill="FFFFFF"/>
          </w:tcPr>
          <w:p w14:paraId="62E3129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3C4DF90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1657AC9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3C85841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6929084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6630305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1,449 (70.7%)</w:t>
            </w:r>
          </w:p>
        </w:tc>
        <w:tc>
          <w:tcPr>
            <w:tcW w:w="1358" w:type="dxa"/>
            <w:tcBorders>
              <w:bottom w:val="single" w:sz="12" w:space="0" w:color="666666"/>
            </w:tcBorders>
            <w:shd w:val="clear" w:color="auto" w:fill="FFFFFF"/>
          </w:tcPr>
          <w:p w14:paraId="61BA4BB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399 (19.5%)</w:t>
            </w:r>
          </w:p>
        </w:tc>
        <w:tc>
          <w:tcPr>
            <w:tcW w:w="1359" w:type="dxa"/>
            <w:tcBorders>
              <w:bottom w:val="single" w:sz="12" w:space="0" w:color="666666"/>
            </w:tcBorders>
            <w:shd w:val="clear" w:color="auto" w:fill="FFFFFF"/>
          </w:tcPr>
          <w:p w14:paraId="42F6D55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 (9.8%)</w:t>
            </w:r>
          </w:p>
        </w:tc>
      </w:tr>
      <w:tr w:rsidR="00B37228" w14:paraId="7C84F9E6" w14:textId="77777777">
        <w:trPr>
          <w:trHeight w:val="360"/>
          <w:jc w:val="center"/>
        </w:trPr>
        <w:tc>
          <w:tcPr>
            <w:tcW w:w="9360" w:type="dxa"/>
            <w:gridSpan w:val="8"/>
            <w:tcBorders>
              <w:top w:val="single" w:sz="12" w:space="0" w:color="666666"/>
            </w:tcBorders>
            <w:shd w:val="clear" w:color="auto" w:fill="FFFFFF"/>
            <w:vAlign w:val="center"/>
          </w:tcPr>
          <w:p w14:paraId="5DAE2316"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1473F6E0" w14:textId="77777777" w:rsidR="00B37228" w:rsidRDefault="00000000">
      <w:pPr>
        <w:pStyle w:val="Heading3"/>
      </w:pPr>
      <w:r>
        <w:lastRenderedPageBreak/>
        <w:t>Missing Number Series</w:t>
      </w:r>
    </w:p>
    <w:p w14:paraId="3FD2AEB1" w14:textId="77777777" w:rsidR="00B37228" w:rsidRDefault="00000000">
      <w:pPr>
        <w:pStyle w:val="FirstParagraph"/>
      </w:pPr>
      <w:r>
        <w:t xml:space="preserve">Number series was not administered in the 2018 core interview (no 2018 respondent has a score), so 2018 EAP scores are based on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14:paraId="10848270" w14:textId="77777777" w:rsidR="00B37228" w:rsidRDefault="00000000">
      <w:pPr>
        <w:pStyle w:val="BodyText"/>
      </w:pPr>
      <w:r>
        <w:t>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The lower quartile was -0.60 in 2018 and -0.65 in 2016 and 2020. The effect on the spread of scores was small; the standard deviation of the 2018 EAP scores was about 4% smaller than in 2016 and 2020 (Table A7). Nevertheless, a small shift for the population can still change the classification of individuals whose scores lie near a cut point. Because shrinkage moves low scores toward the mean, a participant whose T score would fall just below τ</w:t>
      </w:r>
      <w:r>
        <w:rPr>
          <w:vertAlign w:val="subscript"/>
        </w:rPr>
        <w:t>1</w:t>
      </w:r>
      <w:r>
        <w:t xml:space="preserve"> with number series may fall just above it without it, and be classified with MCI rather than dementia.</w:t>
      </w:r>
    </w:p>
    <w:p w14:paraId="468CB6C3" w14:textId="77777777" w:rsidR="00B37228" w:rsidRDefault="00000000">
      <w:pPr>
        <w:pStyle w:val="CaptionedFigure"/>
      </w:pPr>
      <w:r>
        <w:rPr>
          <w:noProof/>
        </w:rPr>
        <w:lastRenderedPageBreak/>
        <w:drawing>
          <wp:inline distT="0" distB="0" distL="0" distR="0" wp14:anchorId="1E97F4F4" wp14:editId="469CEFAF">
            <wp:extent cx="5930900" cy="2919730"/>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9730"/>
                    </a:xfrm>
                    <a:prstGeom prst="rect">
                      <a:avLst/>
                    </a:prstGeom>
                    <a:noFill/>
                  </pic:spPr>
                </pic:pic>
              </a:graphicData>
            </a:graphic>
          </wp:inline>
        </w:drawing>
      </w:r>
    </w:p>
    <w:p w14:paraId="1F4C39E6" w14:textId="77777777" w:rsidR="00B37228"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B37228" w14:paraId="5C3E1C0B"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4A55E4F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A7. EAP factor scores in core waves with and without number series</w:t>
            </w:r>
          </w:p>
        </w:tc>
      </w:tr>
      <w:tr w:rsidR="00B37228" w14:paraId="2ADDD34B"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55C6A7F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4125892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580AF39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372F7C3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33BDF33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19289AF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45CEA81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24142FF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3580B88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2633C373" w14:textId="77777777" w:rsidR="00B37228"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B37228" w14:paraId="10BB4C39" w14:textId="77777777">
        <w:trPr>
          <w:trHeight w:val="360"/>
          <w:jc w:val="center"/>
        </w:trPr>
        <w:tc>
          <w:tcPr>
            <w:tcW w:w="1296" w:type="dxa"/>
            <w:tcBorders>
              <w:top w:val="single" w:sz="12" w:space="0" w:color="666666"/>
            </w:tcBorders>
            <w:shd w:val="clear" w:color="auto" w:fill="FFFFFF"/>
          </w:tcPr>
          <w:p w14:paraId="1AFFA6C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5CAE2BE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20D6662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5C19B2F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60F3B4E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006FCF7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5C77085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5D887C2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580EC09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48FF99C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B37228" w14:paraId="3A678C05" w14:textId="77777777">
        <w:trPr>
          <w:trHeight w:val="360"/>
          <w:jc w:val="center"/>
        </w:trPr>
        <w:tc>
          <w:tcPr>
            <w:tcW w:w="1296" w:type="dxa"/>
            <w:tcBorders>
              <w:bottom w:val="single" w:sz="12" w:space="0" w:color="666666"/>
            </w:tcBorders>
            <w:shd w:val="clear" w:color="auto" w:fill="FFFFFF"/>
          </w:tcPr>
          <w:p w14:paraId="7C67F3E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3B04026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23DC6F5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5AA88BF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0F0D518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0CFD6BA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7116D32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13B087C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765648C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6733699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B37228" w14:paraId="33A0F4C9" w14:textId="77777777">
        <w:trPr>
          <w:trHeight w:val="360"/>
          <w:jc w:val="center"/>
        </w:trPr>
        <w:tc>
          <w:tcPr>
            <w:tcW w:w="9360" w:type="dxa"/>
            <w:gridSpan w:val="10"/>
            <w:tcBorders>
              <w:top w:val="single" w:sz="12" w:space="0" w:color="666666"/>
            </w:tcBorders>
            <w:shd w:val="clear" w:color="auto" w:fill="FFFFFF"/>
            <w:vAlign w:val="center"/>
          </w:tcPr>
          <w:p w14:paraId="31736971"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40DB899A" w14:textId="77777777" w:rsidR="00B37228" w:rsidRDefault="00000000">
      <w:pPr>
        <w:pStyle w:val="BodyText"/>
      </w:pPr>
      <w: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B37228" w14:paraId="0484D3B6"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413AB6D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A8. Core cognitive tests with a score, by wave: number (weighted %)</w:t>
            </w:r>
          </w:p>
        </w:tc>
      </w:tr>
      <w:tr w:rsidR="00B37228" w14:paraId="2A04A281"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76BAA7C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71C3AC7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7ABC91B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2F2F321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40A2362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B37228" w14:paraId="4BFB5ACB" w14:textId="77777777">
        <w:trPr>
          <w:trHeight w:val="360"/>
          <w:jc w:val="center"/>
        </w:trPr>
        <w:tc>
          <w:tcPr>
            <w:tcW w:w="3024" w:type="dxa"/>
            <w:tcBorders>
              <w:top w:val="single" w:sz="12" w:space="0" w:color="666666"/>
            </w:tcBorders>
            <w:shd w:val="clear" w:color="auto" w:fill="FFFFFF"/>
          </w:tcPr>
          <w:p w14:paraId="0EDB000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029C421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3F9F4AE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5D08AF9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314555D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37228" w14:paraId="6ACBB7F4" w14:textId="77777777">
        <w:trPr>
          <w:trHeight w:val="360"/>
          <w:jc w:val="center"/>
        </w:trPr>
        <w:tc>
          <w:tcPr>
            <w:tcW w:w="3024" w:type="dxa"/>
            <w:shd w:val="clear" w:color="auto" w:fill="FFFFFF"/>
          </w:tcPr>
          <w:p w14:paraId="04D70C5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4901435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5081435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0A0209B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0B3AD36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B37228" w14:paraId="1D807AC9" w14:textId="77777777">
        <w:trPr>
          <w:trHeight w:val="360"/>
          <w:jc w:val="center"/>
        </w:trPr>
        <w:tc>
          <w:tcPr>
            <w:tcW w:w="3024" w:type="dxa"/>
            <w:shd w:val="clear" w:color="auto" w:fill="FFFFFF"/>
          </w:tcPr>
          <w:p w14:paraId="245D00A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1EEFE26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73CDAFC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34DC889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0B71882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37228" w14:paraId="625B2A38" w14:textId="77777777">
        <w:trPr>
          <w:trHeight w:val="360"/>
          <w:jc w:val="center"/>
        </w:trPr>
        <w:tc>
          <w:tcPr>
            <w:tcW w:w="3024" w:type="dxa"/>
            <w:shd w:val="clear" w:color="auto" w:fill="FFFFFF"/>
          </w:tcPr>
          <w:p w14:paraId="64F3433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636678C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6D348EC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14559D3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337D20A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B37228" w14:paraId="137BBCAE" w14:textId="77777777">
        <w:trPr>
          <w:trHeight w:val="360"/>
          <w:jc w:val="center"/>
        </w:trPr>
        <w:tc>
          <w:tcPr>
            <w:tcW w:w="3024" w:type="dxa"/>
            <w:shd w:val="clear" w:color="auto" w:fill="FFFFFF"/>
          </w:tcPr>
          <w:p w14:paraId="5E6F87F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77C04F4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27AEE96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7C3D09A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4CA93C5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B37228" w14:paraId="2126D5F1" w14:textId="77777777">
        <w:trPr>
          <w:trHeight w:val="360"/>
          <w:jc w:val="center"/>
        </w:trPr>
        <w:tc>
          <w:tcPr>
            <w:tcW w:w="3024" w:type="dxa"/>
            <w:shd w:val="clear" w:color="auto" w:fill="FFFFFF"/>
          </w:tcPr>
          <w:p w14:paraId="0D021D1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252349A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55CCA7D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2750A53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5BDF50A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B37228" w14:paraId="71AD7DE3" w14:textId="77777777">
        <w:trPr>
          <w:trHeight w:val="360"/>
          <w:jc w:val="center"/>
        </w:trPr>
        <w:tc>
          <w:tcPr>
            <w:tcW w:w="3024" w:type="dxa"/>
            <w:shd w:val="clear" w:color="auto" w:fill="FFFFFF"/>
          </w:tcPr>
          <w:p w14:paraId="69EA30E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5862EA2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65BDCB0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3D21FAB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5B9B58E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B37228" w14:paraId="2ECF7F7A" w14:textId="77777777">
        <w:trPr>
          <w:trHeight w:val="360"/>
          <w:jc w:val="center"/>
        </w:trPr>
        <w:tc>
          <w:tcPr>
            <w:tcW w:w="3024" w:type="dxa"/>
            <w:shd w:val="clear" w:color="auto" w:fill="FFFFFF"/>
          </w:tcPr>
          <w:p w14:paraId="27C3589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0C2B4F2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7487ABD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13D8EEF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04543DB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B37228" w14:paraId="47C3D8D6" w14:textId="77777777">
        <w:trPr>
          <w:trHeight w:val="360"/>
          <w:jc w:val="center"/>
        </w:trPr>
        <w:tc>
          <w:tcPr>
            <w:tcW w:w="3024" w:type="dxa"/>
            <w:shd w:val="clear" w:color="auto" w:fill="FFFFFF"/>
          </w:tcPr>
          <w:p w14:paraId="695A2C6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4367723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72969F2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17643A7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7B24A46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B37228" w14:paraId="7F3AFAA6" w14:textId="77777777">
        <w:trPr>
          <w:trHeight w:val="360"/>
          <w:jc w:val="center"/>
        </w:trPr>
        <w:tc>
          <w:tcPr>
            <w:tcW w:w="3024" w:type="dxa"/>
            <w:tcBorders>
              <w:bottom w:val="single" w:sz="12" w:space="0" w:color="666666"/>
            </w:tcBorders>
            <w:shd w:val="clear" w:color="auto" w:fill="FFFFFF"/>
          </w:tcPr>
          <w:p w14:paraId="3F62664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3CFA982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74ABA1E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776FDCC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1976D7A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B37228" w14:paraId="0DB80EC1" w14:textId="77777777">
        <w:trPr>
          <w:trHeight w:val="360"/>
          <w:jc w:val="center"/>
        </w:trPr>
        <w:tc>
          <w:tcPr>
            <w:tcW w:w="9360" w:type="dxa"/>
            <w:gridSpan w:val="5"/>
            <w:tcBorders>
              <w:top w:val="single" w:sz="12" w:space="0" w:color="666666"/>
            </w:tcBorders>
            <w:shd w:val="clear" w:color="auto" w:fill="FFFFFF"/>
            <w:vAlign w:val="center"/>
          </w:tcPr>
          <w:p w14:paraId="14AEB73B"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691ABE0E" w14:textId="77777777" w:rsidR="00B37228" w:rsidRDefault="00000000">
      <w:pPr>
        <w:pStyle w:val="Heading2"/>
      </w:pPr>
      <w:r>
        <w:t>Limitations</w:t>
      </w:r>
    </w:p>
    <w:p w14:paraId="41FA04EA" w14:textId="77777777" w:rsidR="00B37228" w:rsidRDefault="00000000">
      <w:pPr>
        <w:pStyle w:val="FirstParagraph"/>
      </w:pPr>
      <w:r>
        <w:t>Limitations of our approach are worth mentioning.</w:t>
      </w:r>
    </w:p>
    <w:p w14:paraId="2F9B5914" w14:textId="77777777" w:rsidR="00B37228" w:rsidRDefault="00000000">
      <w:pPr>
        <w:pStyle w:val="BodyText"/>
      </w:pPr>
      <w:r>
        <w:t>First, the cut points were selected in the HRS-HCAP Wave 1 sample, in which agreement is also evaluated, so the agreement in Table A4 is optimistic. The comparison of core-based and HRS-HCAP-based classifications among Wave 2 re-interviewees (</w:t>
      </w:r>
      <w:proofErr w:type="spellStart"/>
      <w:r>
        <w:t>eTables</w:t>
      </w:r>
      <w:proofErr w:type="spellEnd"/>
      <w:r>
        <w:t xml:space="preserve"> 7 and 8) is the out-of-sample check available in these data.</w:t>
      </w:r>
    </w:p>
    <w:p w14:paraId="75B52676" w14:textId="77777777" w:rsidR="00B37228"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419160AC" w14:textId="77777777" w:rsidR="00B37228" w:rsidRDefault="00000000">
      <w:pPr>
        <w:pStyle w:val="BodyText"/>
      </w:pPr>
      <w:r>
        <w:t>Third, the 2018 scores rest on 7 items (above). The pattern of missingness for number series is difficult to discern from the data and the HRS concordance web tool.</w:t>
      </w:r>
    </w:p>
    <w:p w14:paraId="01367E3B" w14:textId="77777777" w:rsidR="00B37228" w:rsidRDefault="00000000">
      <w:pPr>
        <w:pStyle w:val="BodyText"/>
      </w:pPr>
      <w: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14:paraId="22954573" w14:textId="77777777" w:rsidR="00B37228" w:rsidRDefault="00000000">
      <w:pPr>
        <w:pStyle w:val="BodyText"/>
      </w:pPr>
      <w:r>
        <w:lastRenderedPageBreak/>
        <w:t>Fifth, the IQCODE in the core interview asks about change over 2 years, whereas the HRS-HCAP informant interview asks about change over 10 years, so the Manly-Jones IQCODE thresholds may not carry the same meaning in core proxy interviews.</w:t>
      </w:r>
    </w:p>
    <w:p w14:paraId="5396001B" w14:textId="77777777" w:rsidR="00B37228" w:rsidRDefault="00000000">
      <w:pPr>
        <w:pStyle w:val="BodyText"/>
      </w:pPr>
      <w:r>
        <w:t xml:space="preserve">Finally, both the core algorithm and the Manly-Jones algorithm rely on applying strict cut points to continuous cognitive, functional, and informant report measures. This practice of attempting to elicit qualitative clinical states from quantitative scales introduces well-documented classification instability, particularly for individuals whose scores fall near diagnostic thresholds (Altman &amp; Royston, 2006; </w:t>
      </w:r>
      <w:proofErr w:type="spellStart"/>
      <w:r>
        <w:t>Streiner</w:t>
      </w:r>
      <w:proofErr w:type="spellEnd"/>
      <w:r>
        <w:t>, 2002).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changes across repeated assessments.</w:t>
      </w:r>
    </w:p>
    <w:p w14:paraId="3C8EDB0C" w14:textId="77777777" w:rsidR="00B37228" w:rsidRDefault="00000000">
      <w:pPr>
        <w:pStyle w:val="Heading2"/>
      </w:pPr>
      <w:bookmarkStart w:id="30" w:name="Xbb9252618736d33c9ea87ade5336c46fa834d27"/>
      <w:r>
        <w:t>Endnote. Why the core algorithm does not use functional limitations</w:t>
      </w:r>
    </w:p>
    <w:p w14:paraId="4F762550" w14:textId="77777777" w:rsidR="00B37228" w:rsidRDefault="00000000">
      <w:pPr>
        <w:pStyle w:val="FirstParagraph"/>
      </w:pPr>
      <w:r>
        <w:t>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The first and third reasons are summarized in Step 4. Limitations were counted on the 9 ADL and IADL items asked in every core wave from 2016 to 2022 (Table A9 note), so that the count would mean the same thing in every wave.</w:t>
      </w:r>
    </w:p>
    <w:p w14:paraId="0282529F" w14:textId="7B68D2C0" w:rsidR="00B37228" w:rsidRDefault="00000000">
      <w:pPr>
        <w:pStyle w:val="BodyText"/>
      </w:pPr>
      <w:r>
        <w:t>F</w:t>
      </w:r>
      <w:del w:id="31" w:author="Jones, Rich" w:date="2026-10-21T12:27:00Z" w16du:dateUtc="2026-10-21T16:27:00Z">
        <w:r w:rsidDel="00C13084">
          <w:delText>irst, f</w:delText>
        </w:r>
      </w:del>
      <w:r>
        <w:t xml:space="preserve">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66.1% reported none (Table A9). </w:t>
      </w:r>
      <w:proofErr w:type="gramStart"/>
      <w:r>
        <w:t>By definition, every</w:t>
      </w:r>
      <w:proofErr w:type="gramEnd"/>
      <w:r>
        <w:t xml:space="preserve">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14:paraId="5CA84818" w14:textId="1F83341A" w:rsidR="00B37228" w:rsidRDefault="00000000">
      <w:pPr>
        <w:pStyle w:val="BodyText"/>
      </w:pPr>
      <w:del w:id="32" w:author="Jones, Rich" w:date="2026-10-21T12:27:00Z" w16du:dateUtc="2026-10-21T16:27:00Z">
        <w:r w:rsidDel="00C13084">
          <w:lastRenderedPageBreak/>
          <w:delText>Second, i</w:delText>
        </w:r>
      </w:del>
      <w:ins w:id="33" w:author="Jones, Rich" w:date="2026-10-21T12:27:00Z" w16du:dateUtc="2026-10-21T16:27:00Z">
        <w:r w:rsidR="00C13084">
          <w:t>I</w:t>
        </w:r>
      </w:ins>
      <w:r>
        <w:t>ncluding function raised agreement by a small amount, and never enough to justify the apparent difference in measured construct. We examined 2 alternative rules, all at the core algorithm’s cut points (T &lt; 39 and T &lt; 48), so that the rules differ only in the second criterion: function at the severe level and function or memory at the moderate level, the closest analog of the Manly-Jones rules; and function or memory at both levels (Table A10). In the full sample, the 3-class kappa was 0.50 with the memory rule, 0.53 with the function rule, and 0.52 with function or memory; the dementia kappa was 0.34, 0.39, and 0.38. Because the cut points are held fixed, the rules also produce different class prevalence (Table A10). To describe how much these differences vary across samples, we computed agreement in each of 200 random halves of the sample (Table A11). Relative to the memory rule, the mean difference in 3-class kappa across halves was +0.02 (+0.01 to +0.04) for the function rule and +0.02 (0.00 to +0.03) for function or memory (2.5th to 97.5th percentile across halves), and the function rule had the higher kappa in 98% of halves. For dementia, the mean differences were +0.05 (0.00 to +0.11) and +0.05 (+0.01 to +0.08). The gain is therefore small but consistent across halves, and our decision rests on the third reason.</w:t>
      </w:r>
    </w:p>
    <w:p w14:paraId="3EE2B29D" w14:textId="78B772A6" w:rsidR="00B37228" w:rsidRDefault="00000000">
      <w:pPr>
        <w:pStyle w:val="BodyText"/>
      </w:pPr>
      <w:r>
        <w:t>T</w:t>
      </w:r>
      <w:del w:id="34" w:author="Jones, Rich" w:date="2026-10-21T12:27:00Z" w16du:dateUtc="2026-10-21T16:27:00Z">
        <w:r w:rsidDel="00C13084">
          <w:delText>hird, t</w:delText>
        </w:r>
      </w:del>
      <w:r>
        <w:t>he core items do not say why a limitation is present and do not specifically ask about change the way the IQCODE and Blessed Part I measures do in HRS-HCAP, and they rely on self-report in the core, whereas in HRS-HCAP a knowledgeable informant provides the assessment of change (unspecified time frame in the Blessed, a 10-year lookback in the IQCODE).</w:t>
      </w:r>
    </w:p>
    <w:tbl>
      <w:tblPr>
        <w:tblW w:w="9362" w:type="dxa"/>
        <w:jc w:val="center"/>
        <w:tblLayout w:type="fixed"/>
        <w:tblCellMar>
          <w:left w:w="0" w:type="dxa"/>
          <w:right w:w="0" w:type="dxa"/>
        </w:tblCellMar>
        <w:tblLook w:val="0420" w:firstRow="1" w:lastRow="0" w:firstColumn="0" w:lastColumn="0" w:noHBand="0" w:noVBand="1"/>
      </w:tblPr>
      <w:tblGrid>
        <w:gridCol w:w="2048"/>
        <w:gridCol w:w="2047"/>
        <w:gridCol w:w="879"/>
        <w:gridCol w:w="1097"/>
        <w:gridCol w:w="878"/>
        <w:gridCol w:w="1242"/>
        <w:gridCol w:w="1171"/>
      </w:tblGrid>
      <w:tr w:rsidR="00B37228" w14:paraId="6749B959" w14:textId="77777777">
        <w:trPr>
          <w:trHeight w:val="360"/>
          <w:tblHeader/>
          <w:jc w:val="center"/>
        </w:trPr>
        <w:tc>
          <w:tcPr>
            <w:tcW w:w="9362" w:type="dxa"/>
            <w:gridSpan w:val="7"/>
            <w:tcBorders>
              <w:top w:val="single" w:sz="12" w:space="0" w:color="666666"/>
              <w:bottom w:val="single" w:sz="12" w:space="0" w:color="666666"/>
            </w:tcBorders>
            <w:shd w:val="clear" w:color="auto" w:fill="FFFFFF"/>
            <w:vAlign w:val="center"/>
          </w:tcPr>
          <w:p w14:paraId="19EAFF1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A9. Self-reported ADL and IADL limitations by Manly-Jones class and by core T-score band, HRS-HCAP Wave 1</w:t>
            </w:r>
          </w:p>
        </w:tc>
      </w:tr>
      <w:tr w:rsidR="00B37228" w14:paraId="662B3D69" w14:textId="77777777">
        <w:trPr>
          <w:trHeight w:val="360"/>
          <w:tblHeader/>
          <w:jc w:val="center"/>
        </w:trPr>
        <w:tc>
          <w:tcPr>
            <w:tcW w:w="2048" w:type="dxa"/>
            <w:tcBorders>
              <w:top w:val="single" w:sz="12" w:space="0" w:color="666666"/>
              <w:bottom w:val="single" w:sz="12" w:space="0" w:color="666666"/>
            </w:tcBorders>
            <w:shd w:val="clear" w:color="auto" w:fill="FFFFFF"/>
            <w:vAlign w:val="center"/>
          </w:tcPr>
          <w:p w14:paraId="125885E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Grouping</w:t>
            </w:r>
          </w:p>
        </w:tc>
        <w:tc>
          <w:tcPr>
            <w:tcW w:w="2047" w:type="dxa"/>
            <w:tcBorders>
              <w:top w:val="single" w:sz="12" w:space="0" w:color="666666"/>
              <w:bottom w:val="single" w:sz="12" w:space="0" w:color="666666"/>
            </w:tcBorders>
            <w:shd w:val="clear" w:color="auto" w:fill="FFFFFF"/>
            <w:vAlign w:val="center"/>
          </w:tcPr>
          <w:p w14:paraId="6916422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Group</w:t>
            </w:r>
          </w:p>
        </w:tc>
        <w:tc>
          <w:tcPr>
            <w:tcW w:w="879" w:type="dxa"/>
            <w:tcBorders>
              <w:top w:val="single" w:sz="12" w:space="0" w:color="666666"/>
              <w:bottom w:val="single" w:sz="12" w:space="0" w:color="666666"/>
            </w:tcBorders>
            <w:shd w:val="clear" w:color="auto" w:fill="FFFFFF"/>
            <w:vAlign w:val="center"/>
          </w:tcPr>
          <w:p w14:paraId="15F43AA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c>
          <w:tcPr>
            <w:tcW w:w="1097" w:type="dxa"/>
            <w:tcBorders>
              <w:top w:val="single" w:sz="12" w:space="0" w:color="666666"/>
              <w:bottom w:val="single" w:sz="12" w:space="0" w:color="666666"/>
            </w:tcBorders>
            <w:shd w:val="clear" w:color="auto" w:fill="FFFFFF"/>
            <w:vAlign w:val="center"/>
          </w:tcPr>
          <w:p w14:paraId="557A7E1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None, %</w:t>
            </w:r>
          </w:p>
        </w:tc>
        <w:tc>
          <w:tcPr>
            <w:tcW w:w="878" w:type="dxa"/>
            <w:tcBorders>
              <w:top w:val="single" w:sz="12" w:space="0" w:color="666666"/>
              <w:bottom w:val="single" w:sz="12" w:space="0" w:color="666666"/>
            </w:tcBorders>
            <w:shd w:val="clear" w:color="auto" w:fill="FFFFFF"/>
            <w:vAlign w:val="center"/>
          </w:tcPr>
          <w:p w14:paraId="57433FD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1, %</w:t>
            </w:r>
          </w:p>
        </w:tc>
        <w:tc>
          <w:tcPr>
            <w:tcW w:w="1242" w:type="dxa"/>
            <w:tcBorders>
              <w:top w:val="single" w:sz="12" w:space="0" w:color="666666"/>
              <w:bottom w:val="single" w:sz="12" w:space="0" w:color="666666"/>
            </w:tcBorders>
            <w:shd w:val="clear" w:color="auto" w:fill="FFFFFF"/>
            <w:vAlign w:val="center"/>
          </w:tcPr>
          <w:p w14:paraId="49F624D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 or more, %</w:t>
            </w:r>
          </w:p>
        </w:tc>
        <w:tc>
          <w:tcPr>
            <w:tcW w:w="1171" w:type="dxa"/>
            <w:tcBorders>
              <w:top w:val="single" w:sz="12" w:space="0" w:color="666666"/>
              <w:bottom w:val="single" w:sz="12" w:space="0" w:color="666666"/>
            </w:tcBorders>
            <w:shd w:val="clear" w:color="auto" w:fill="FFFFFF"/>
            <w:vAlign w:val="center"/>
          </w:tcPr>
          <w:p w14:paraId="02F0AD0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Missing, %</w:t>
            </w:r>
          </w:p>
        </w:tc>
      </w:tr>
      <w:tr w:rsidR="00B37228" w14:paraId="53BA186C" w14:textId="77777777">
        <w:trPr>
          <w:trHeight w:val="360"/>
          <w:jc w:val="center"/>
        </w:trPr>
        <w:tc>
          <w:tcPr>
            <w:tcW w:w="2048" w:type="dxa"/>
            <w:tcBorders>
              <w:top w:val="single" w:sz="12" w:space="0" w:color="666666"/>
            </w:tcBorders>
            <w:shd w:val="clear" w:color="auto" w:fill="FFFFFF"/>
          </w:tcPr>
          <w:p w14:paraId="23DFCAC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tcBorders>
              <w:top w:val="single" w:sz="12" w:space="0" w:color="666666"/>
            </w:tcBorders>
            <w:shd w:val="clear" w:color="auto" w:fill="FFFFFF"/>
          </w:tcPr>
          <w:p w14:paraId="5B71FDE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879" w:type="dxa"/>
            <w:tcBorders>
              <w:top w:val="single" w:sz="12" w:space="0" w:color="666666"/>
            </w:tcBorders>
            <w:shd w:val="clear" w:color="auto" w:fill="FFFFFF"/>
          </w:tcPr>
          <w:p w14:paraId="3F26F5D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2,256</w:t>
            </w:r>
          </w:p>
        </w:tc>
        <w:tc>
          <w:tcPr>
            <w:tcW w:w="1097" w:type="dxa"/>
            <w:tcBorders>
              <w:top w:val="single" w:sz="12" w:space="0" w:color="666666"/>
            </w:tcBorders>
            <w:shd w:val="clear" w:color="auto" w:fill="FFFFFF"/>
          </w:tcPr>
          <w:p w14:paraId="54B302C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84.0</w:t>
            </w:r>
          </w:p>
        </w:tc>
        <w:tc>
          <w:tcPr>
            <w:tcW w:w="878" w:type="dxa"/>
            <w:tcBorders>
              <w:top w:val="single" w:sz="12" w:space="0" w:color="666666"/>
            </w:tcBorders>
            <w:shd w:val="clear" w:color="auto" w:fill="FFFFFF"/>
          </w:tcPr>
          <w:p w14:paraId="727EE19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1242" w:type="dxa"/>
            <w:tcBorders>
              <w:top w:val="single" w:sz="12" w:space="0" w:color="666666"/>
            </w:tcBorders>
            <w:shd w:val="clear" w:color="auto" w:fill="FFFFFF"/>
          </w:tcPr>
          <w:p w14:paraId="08A222E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w:t>
            </w:r>
          </w:p>
        </w:tc>
        <w:tc>
          <w:tcPr>
            <w:tcW w:w="1171" w:type="dxa"/>
            <w:tcBorders>
              <w:top w:val="single" w:sz="12" w:space="0" w:color="666666"/>
            </w:tcBorders>
            <w:shd w:val="clear" w:color="auto" w:fill="FFFFFF"/>
          </w:tcPr>
          <w:p w14:paraId="4F21836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37228" w14:paraId="5733E103" w14:textId="77777777">
        <w:trPr>
          <w:trHeight w:val="360"/>
          <w:jc w:val="center"/>
        </w:trPr>
        <w:tc>
          <w:tcPr>
            <w:tcW w:w="2048" w:type="dxa"/>
            <w:shd w:val="clear" w:color="auto" w:fill="FFFFFF"/>
          </w:tcPr>
          <w:p w14:paraId="2547CE9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shd w:val="clear" w:color="auto" w:fill="FFFFFF"/>
          </w:tcPr>
          <w:p w14:paraId="4ECC304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879" w:type="dxa"/>
            <w:shd w:val="clear" w:color="auto" w:fill="FFFFFF"/>
          </w:tcPr>
          <w:p w14:paraId="0A65A01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744</w:t>
            </w:r>
          </w:p>
        </w:tc>
        <w:tc>
          <w:tcPr>
            <w:tcW w:w="1097" w:type="dxa"/>
            <w:shd w:val="clear" w:color="auto" w:fill="FFFFFF"/>
          </w:tcPr>
          <w:p w14:paraId="77BC3D7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68.7</w:t>
            </w:r>
          </w:p>
        </w:tc>
        <w:tc>
          <w:tcPr>
            <w:tcW w:w="878" w:type="dxa"/>
            <w:shd w:val="clear" w:color="auto" w:fill="FFFFFF"/>
          </w:tcPr>
          <w:p w14:paraId="0B8F02A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242" w:type="dxa"/>
            <w:shd w:val="clear" w:color="auto" w:fill="FFFFFF"/>
          </w:tcPr>
          <w:p w14:paraId="0864B2D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17.1</w:t>
            </w:r>
          </w:p>
        </w:tc>
        <w:tc>
          <w:tcPr>
            <w:tcW w:w="1171" w:type="dxa"/>
            <w:shd w:val="clear" w:color="auto" w:fill="FFFFFF"/>
          </w:tcPr>
          <w:p w14:paraId="1A2D4EC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37228" w14:paraId="3B604C13" w14:textId="77777777">
        <w:trPr>
          <w:trHeight w:val="360"/>
          <w:jc w:val="center"/>
        </w:trPr>
        <w:tc>
          <w:tcPr>
            <w:tcW w:w="2048" w:type="dxa"/>
            <w:shd w:val="clear" w:color="auto" w:fill="FFFFFF"/>
          </w:tcPr>
          <w:p w14:paraId="7C4C1D2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shd w:val="clear" w:color="auto" w:fill="FFFFFF"/>
          </w:tcPr>
          <w:p w14:paraId="0F087FE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879" w:type="dxa"/>
            <w:shd w:val="clear" w:color="auto" w:fill="FFFFFF"/>
          </w:tcPr>
          <w:p w14:paraId="541F5CB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283</w:t>
            </w:r>
          </w:p>
        </w:tc>
        <w:tc>
          <w:tcPr>
            <w:tcW w:w="1097" w:type="dxa"/>
            <w:shd w:val="clear" w:color="auto" w:fill="FFFFFF"/>
          </w:tcPr>
          <w:p w14:paraId="5234C13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52.3</w:t>
            </w:r>
          </w:p>
        </w:tc>
        <w:tc>
          <w:tcPr>
            <w:tcW w:w="878" w:type="dxa"/>
            <w:shd w:val="clear" w:color="auto" w:fill="FFFFFF"/>
          </w:tcPr>
          <w:p w14:paraId="4CE5CBB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14.1</w:t>
            </w:r>
          </w:p>
        </w:tc>
        <w:tc>
          <w:tcPr>
            <w:tcW w:w="1242" w:type="dxa"/>
            <w:shd w:val="clear" w:color="auto" w:fill="FFFFFF"/>
          </w:tcPr>
          <w:p w14:paraId="26C5698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33.6</w:t>
            </w:r>
          </w:p>
        </w:tc>
        <w:tc>
          <w:tcPr>
            <w:tcW w:w="1171" w:type="dxa"/>
            <w:shd w:val="clear" w:color="auto" w:fill="FFFFFF"/>
          </w:tcPr>
          <w:p w14:paraId="7E6D1F8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37228" w14:paraId="37A19292" w14:textId="77777777">
        <w:trPr>
          <w:trHeight w:val="360"/>
          <w:jc w:val="center"/>
        </w:trPr>
        <w:tc>
          <w:tcPr>
            <w:tcW w:w="2048" w:type="dxa"/>
            <w:shd w:val="clear" w:color="auto" w:fill="FFFFFF"/>
          </w:tcPr>
          <w:p w14:paraId="7853454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shd w:val="clear" w:color="auto" w:fill="FFFFFF"/>
          </w:tcPr>
          <w:p w14:paraId="2D9670F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 &lt; 39</w:t>
            </w:r>
          </w:p>
        </w:tc>
        <w:tc>
          <w:tcPr>
            <w:tcW w:w="879" w:type="dxa"/>
            <w:shd w:val="clear" w:color="auto" w:fill="FFFFFF"/>
          </w:tcPr>
          <w:p w14:paraId="7F7987D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724</w:t>
            </w:r>
          </w:p>
        </w:tc>
        <w:tc>
          <w:tcPr>
            <w:tcW w:w="1097" w:type="dxa"/>
            <w:shd w:val="clear" w:color="auto" w:fill="FFFFFF"/>
          </w:tcPr>
          <w:p w14:paraId="745CBBC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66.1</w:t>
            </w:r>
          </w:p>
        </w:tc>
        <w:tc>
          <w:tcPr>
            <w:tcW w:w="878" w:type="dxa"/>
            <w:shd w:val="clear" w:color="auto" w:fill="FFFFFF"/>
          </w:tcPr>
          <w:p w14:paraId="249C095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12.5</w:t>
            </w:r>
          </w:p>
        </w:tc>
        <w:tc>
          <w:tcPr>
            <w:tcW w:w="1242" w:type="dxa"/>
            <w:shd w:val="clear" w:color="auto" w:fill="FFFFFF"/>
          </w:tcPr>
          <w:p w14:paraId="111E74C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171" w:type="dxa"/>
            <w:shd w:val="clear" w:color="auto" w:fill="FFFFFF"/>
          </w:tcPr>
          <w:p w14:paraId="5872653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37228" w14:paraId="44835ADE" w14:textId="77777777">
        <w:trPr>
          <w:trHeight w:val="360"/>
          <w:jc w:val="center"/>
        </w:trPr>
        <w:tc>
          <w:tcPr>
            <w:tcW w:w="2048" w:type="dxa"/>
            <w:shd w:val="clear" w:color="auto" w:fill="FFFFFF"/>
          </w:tcPr>
          <w:p w14:paraId="4C80CF9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shd w:val="clear" w:color="auto" w:fill="FFFFFF"/>
          </w:tcPr>
          <w:p w14:paraId="04A8CAE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 to &lt; 48</w:t>
            </w:r>
          </w:p>
        </w:tc>
        <w:tc>
          <w:tcPr>
            <w:tcW w:w="879" w:type="dxa"/>
            <w:shd w:val="clear" w:color="auto" w:fill="FFFFFF"/>
          </w:tcPr>
          <w:p w14:paraId="5A7D64E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944</w:t>
            </w:r>
          </w:p>
        </w:tc>
        <w:tc>
          <w:tcPr>
            <w:tcW w:w="1097" w:type="dxa"/>
            <w:shd w:val="clear" w:color="auto" w:fill="FFFFFF"/>
          </w:tcPr>
          <w:p w14:paraId="1794A8F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78.8</w:t>
            </w:r>
          </w:p>
        </w:tc>
        <w:tc>
          <w:tcPr>
            <w:tcW w:w="878" w:type="dxa"/>
            <w:shd w:val="clear" w:color="auto" w:fill="FFFFFF"/>
          </w:tcPr>
          <w:p w14:paraId="3D23DF2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1242" w:type="dxa"/>
            <w:shd w:val="clear" w:color="auto" w:fill="FFFFFF"/>
          </w:tcPr>
          <w:p w14:paraId="2434D4E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12.1</w:t>
            </w:r>
          </w:p>
        </w:tc>
        <w:tc>
          <w:tcPr>
            <w:tcW w:w="1171" w:type="dxa"/>
            <w:shd w:val="clear" w:color="auto" w:fill="FFFFFF"/>
          </w:tcPr>
          <w:p w14:paraId="19D9684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37228" w14:paraId="17613813" w14:textId="77777777">
        <w:trPr>
          <w:trHeight w:val="360"/>
          <w:jc w:val="center"/>
        </w:trPr>
        <w:tc>
          <w:tcPr>
            <w:tcW w:w="2048" w:type="dxa"/>
            <w:tcBorders>
              <w:bottom w:val="single" w:sz="12" w:space="0" w:color="666666"/>
            </w:tcBorders>
            <w:shd w:val="clear" w:color="auto" w:fill="FFFFFF"/>
          </w:tcPr>
          <w:p w14:paraId="7E41CB0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tcBorders>
              <w:bottom w:val="single" w:sz="12" w:space="0" w:color="666666"/>
            </w:tcBorders>
            <w:shd w:val="clear" w:color="auto" w:fill="FFFFFF"/>
          </w:tcPr>
          <w:p w14:paraId="3D16468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 &gt;= 48</w:t>
            </w:r>
          </w:p>
        </w:tc>
        <w:tc>
          <w:tcPr>
            <w:tcW w:w="879" w:type="dxa"/>
            <w:tcBorders>
              <w:bottom w:val="single" w:sz="12" w:space="0" w:color="666666"/>
            </w:tcBorders>
            <w:shd w:val="clear" w:color="auto" w:fill="FFFFFF"/>
          </w:tcPr>
          <w:p w14:paraId="1A9C561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1,615</w:t>
            </w:r>
          </w:p>
        </w:tc>
        <w:tc>
          <w:tcPr>
            <w:tcW w:w="1097" w:type="dxa"/>
            <w:tcBorders>
              <w:bottom w:val="single" w:sz="12" w:space="0" w:color="666666"/>
            </w:tcBorders>
            <w:shd w:val="clear" w:color="auto" w:fill="FFFFFF"/>
          </w:tcPr>
          <w:p w14:paraId="7A9EF71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83.5</w:t>
            </w:r>
          </w:p>
        </w:tc>
        <w:tc>
          <w:tcPr>
            <w:tcW w:w="878" w:type="dxa"/>
            <w:tcBorders>
              <w:bottom w:val="single" w:sz="12" w:space="0" w:color="666666"/>
            </w:tcBorders>
            <w:shd w:val="clear" w:color="auto" w:fill="FFFFFF"/>
          </w:tcPr>
          <w:p w14:paraId="3F7ACFB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10.1</w:t>
            </w:r>
          </w:p>
        </w:tc>
        <w:tc>
          <w:tcPr>
            <w:tcW w:w="1242" w:type="dxa"/>
            <w:tcBorders>
              <w:bottom w:val="single" w:sz="12" w:space="0" w:color="666666"/>
            </w:tcBorders>
            <w:shd w:val="clear" w:color="auto" w:fill="FFFFFF"/>
          </w:tcPr>
          <w:p w14:paraId="657F00D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6.4</w:t>
            </w:r>
          </w:p>
        </w:tc>
        <w:tc>
          <w:tcPr>
            <w:tcW w:w="1171" w:type="dxa"/>
            <w:tcBorders>
              <w:bottom w:val="single" w:sz="12" w:space="0" w:color="666666"/>
            </w:tcBorders>
            <w:shd w:val="clear" w:color="auto" w:fill="FFFFFF"/>
          </w:tcPr>
          <w:p w14:paraId="544FE06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B37228" w14:paraId="282D8F4D" w14:textId="77777777">
        <w:trPr>
          <w:trHeight w:val="360"/>
          <w:jc w:val="center"/>
        </w:trPr>
        <w:tc>
          <w:tcPr>
            <w:tcW w:w="9362" w:type="dxa"/>
            <w:gridSpan w:val="7"/>
            <w:tcBorders>
              <w:top w:val="single" w:sz="12" w:space="0" w:color="666666"/>
            </w:tcBorders>
            <w:shd w:val="clear" w:color="auto" w:fill="FFFFFF"/>
            <w:vAlign w:val="center"/>
          </w:tcPr>
          <w:p w14:paraId="07B0E428"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 Wave 1 (2016) sampling weight).</w:t>
            </w:r>
          </w:p>
        </w:tc>
      </w:tr>
    </w:tbl>
    <w:p w14:paraId="76DF3C5C" w14:textId="77777777" w:rsidR="00B37228" w:rsidRDefault="00B37228"/>
    <w:tbl>
      <w:tblPr>
        <w:tblW w:w="9360" w:type="dxa"/>
        <w:jc w:val="center"/>
        <w:tblLayout w:type="fixed"/>
        <w:tblCellMar>
          <w:left w:w="0" w:type="dxa"/>
          <w:right w:w="0" w:type="dxa"/>
        </w:tblCellMar>
        <w:tblLook w:val="0420" w:firstRow="1" w:lastRow="0" w:firstColumn="0" w:lastColumn="0" w:noHBand="0" w:noVBand="1"/>
      </w:tblPr>
      <w:tblGrid>
        <w:gridCol w:w="2836"/>
        <w:gridCol w:w="779"/>
        <w:gridCol w:w="922"/>
        <w:gridCol w:w="781"/>
        <w:gridCol w:w="922"/>
        <w:gridCol w:w="851"/>
        <w:gridCol w:w="922"/>
        <w:gridCol w:w="1347"/>
      </w:tblGrid>
      <w:tr w:rsidR="00B37228" w14:paraId="545F42DB"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6D1B88E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A10. Agreement with the Manly-Jones algorithm when functional limitations enter the decision rules, HRS-HCAP Wave 1</w:t>
            </w:r>
          </w:p>
        </w:tc>
      </w:tr>
      <w:tr w:rsidR="00B37228" w14:paraId="371A20B1" w14:textId="77777777">
        <w:trPr>
          <w:trHeight w:val="360"/>
          <w:tblHeader/>
          <w:jc w:val="center"/>
        </w:trPr>
        <w:tc>
          <w:tcPr>
            <w:tcW w:w="2836" w:type="dxa"/>
            <w:tcBorders>
              <w:top w:val="single" w:sz="12" w:space="0" w:color="666666"/>
              <w:bottom w:val="single" w:sz="12" w:space="0" w:color="666666"/>
            </w:tcBorders>
            <w:shd w:val="clear" w:color="auto" w:fill="FFFFFF"/>
            <w:vAlign w:val="center"/>
          </w:tcPr>
          <w:p w14:paraId="6594B60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779" w:type="dxa"/>
            <w:tcBorders>
              <w:top w:val="single" w:sz="12" w:space="0" w:color="666666"/>
              <w:bottom w:val="single" w:sz="12" w:space="0" w:color="666666"/>
            </w:tcBorders>
            <w:shd w:val="clear" w:color="auto" w:fill="FFFFFF"/>
            <w:vAlign w:val="center"/>
          </w:tcPr>
          <w:p w14:paraId="15182F0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22" w:type="dxa"/>
            <w:tcBorders>
              <w:top w:val="single" w:sz="12" w:space="0" w:color="666666"/>
              <w:bottom w:val="single" w:sz="12" w:space="0" w:color="666666"/>
            </w:tcBorders>
            <w:shd w:val="clear" w:color="auto" w:fill="FFFFFF"/>
            <w:vAlign w:val="center"/>
          </w:tcPr>
          <w:p w14:paraId="5BD08BB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781" w:type="dxa"/>
            <w:tcBorders>
              <w:top w:val="single" w:sz="12" w:space="0" w:color="666666"/>
              <w:bottom w:val="single" w:sz="12" w:space="0" w:color="666666"/>
            </w:tcBorders>
            <w:shd w:val="clear" w:color="auto" w:fill="FFFFFF"/>
            <w:vAlign w:val="center"/>
          </w:tcPr>
          <w:p w14:paraId="6A8BB39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922" w:type="dxa"/>
            <w:tcBorders>
              <w:top w:val="single" w:sz="12" w:space="0" w:color="666666"/>
              <w:bottom w:val="single" w:sz="12" w:space="0" w:color="666666"/>
            </w:tcBorders>
            <w:shd w:val="clear" w:color="auto" w:fill="FFFFFF"/>
            <w:vAlign w:val="center"/>
          </w:tcPr>
          <w:p w14:paraId="0C7624E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851" w:type="dxa"/>
            <w:tcBorders>
              <w:top w:val="single" w:sz="12" w:space="0" w:color="666666"/>
              <w:bottom w:val="single" w:sz="12" w:space="0" w:color="666666"/>
            </w:tcBorders>
            <w:shd w:val="clear" w:color="auto" w:fill="FFFFFF"/>
            <w:vAlign w:val="center"/>
          </w:tcPr>
          <w:p w14:paraId="2B7201A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922" w:type="dxa"/>
            <w:tcBorders>
              <w:top w:val="single" w:sz="12" w:space="0" w:color="666666"/>
              <w:bottom w:val="single" w:sz="12" w:space="0" w:color="666666"/>
            </w:tcBorders>
            <w:shd w:val="clear" w:color="auto" w:fill="FFFFFF"/>
            <w:vAlign w:val="center"/>
          </w:tcPr>
          <w:p w14:paraId="4FB6B17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347" w:type="dxa"/>
            <w:tcBorders>
              <w:top w:val="single" w:sz="12" w:space="0" w:color="666666"/>
              <w:bottom w:val="single" w:sz="12" w:space="0" w:color="666666"/>
            </w:tcBorders>
            <w:shd w:val="clear" w:color="auto" w:fill="FFFFFF"/>
            <w:vAlign w:val="center"/>
          </w:tcPr>
          <w:p w14:paraId="2EC42DB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r>
      <w:tr w:rsidR="00B37228" w14:paraId="106B2250" w14:textId="77777777">
        <w:trPr>
          <w:trHeight w:val="360"/>
          <w:jc w:val="center"/>
        </w:trPr>
        <w:tc>
          <w:tcPr>
            <w:tcW w:w="2836" w:type="dxa"/>
            <w:tcBorders>
              <w:top w:val="single" w:sz="12" w:space="0" w:color="666666"/>
            </w:tcBorders>
            <w:shd w:val="clear" w:color="auto" w:fill="FFFFFF"/>
          </w:tcPr>
          <w:p w14:paraId="0064F90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779" w:type="dxa"/>
            <w:tcBorders>
              <w:top w:val="single" w:sz="12" w:space="0" w:color="666666"/>
            </w:tcBorders>
            <w:shd w:val="clear" w:color="auto" w:fill="FFFFFF"/>
          </w:tcPr>
          <w:p w14:paraId="3CB2230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c>
          <w:tcPr>
            <w:tcW w:w="922" w:type="dxa"/>
            <w:tcBorders>
              <w:top w:val="single" w:sz="12" w:space="0" w:color="666666"/>
            </w:tcBorders>
            <w:shd w:val="clear" w:color="auto" w:fill="FFFFFF"/>
          </w:tcPr>
          <w:p w14:paraId="18F6F18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48</w:t>
            </w:r>
          </w:p>
        </w:tc>
        <w:tc>
          <w:tcPr>
            <w:tcW w:w="781" w:type="dxa"/>
            <w:tcBorders>
              <w:top w:val="single" w:sz="12" w:space="0" w:color="666666"/>
            </w:tcBorders>
            <w:shd w:val="clear" w:color="auto" w:fill="FFFFFF"/>
          </w:tcPr>
          <w:p w14:paraId="549CA76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22.0</w:t>
            </w:r>
          </w:p>
        </w:tc>
        <w:tc>
          <w:tcPr>
            <w:tcW w:w="922" w:type="dxa"/>
            <w:tcBorders>
              <w:top w:val="single" w:sz="12" w:space="0" w:color="666666"/>
            </w:tcBorders>
            <w:shd w:val="clear" w:color="auto" w:fill="FFFFFF"/>
          </w:tcPr>
          <w:p w14:paraId="18CFE33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851" w:type="dxa"/>
            <w:tcBorders>
              <w:top w:val="single" w:sz="12" w:space="0" w:color="666666"/>
            </w:tcBorders>
            <w:shd w:val="clear" w:color="auto" w:fill="FFFFFF"/>
          </w:tcPr>
          <w:p w14:paraId="7A4C1D3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922" w:type="dxa"/>
            <w:tcBorders>
              <w:top w:val="single" w:sz="12" w:space="0" w:color="666666"/>
            </w:tcBorders>
            <w:shd w:val="clear" w:color="auto" w:fill="FFFFFF"/>
          </w:tcPr>
          <w:p w14:paraId="550A2405"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347" w:type="dxa"/>
            <w:tcBorders>
              <w:top w:val="single" w:sz="12" w:space="0" w:color="666666"/>
            </w:tcBorders>
            <w:shd w:val="clear" w:color="auto" w:fill="FFFFFF"/>
          </w:tcPr>
          <w:p w14:paraId="0114A78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B37228" w14:paraId="62BA2449" w14:textId="77777777">
        <w:trPr>
          <w:trHeight w:val="360"/>
          <w:jc w:val="center"/>
        </w:trPr>
        <w:tc>
          <w:tcPr>
            <w:tcW w:w="2836" w:type="dxa"/>
            <w:shd w:val="clear" w:color="auto" w:fill="FFFFFF"/>
          </w:tcPr>
          <w:p w14:paraId="791002BE"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779" w:type="dxa"/>
            <w:shd w:val="clear" w:color="auto" w:fill="FFFFFF"/>
          </w:tcPr>
          <w:p w14:paraId="76463AC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c>
          <w:tcPr>
            <w:tcW w:w="922" w:type="dxa"/>
            <w:shd w:val="clear" w:color="auto" w:fill="FFFFFF"/>
          </w:tcPr>
          <w:p w14:paraId="7F48ECC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48</w:t>
            </w:r>
          </w:p>
        </w:tc>
        <w:tc>
          <w:tcPr>
            <w:tcW w:w="781" w:type="dxa"/>
            <w:shd w:val="clear" w:color="auto" w:fill="FFFFFF"/>
          </w:tcPr>
          <w:p w14:paraId="2BB0997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24.7</w:t>
            </w:r>
          </w:p>
        </w:tc>
        <w:tc>
          <w:tcPr>
            <w:tcW w:w="922" w:type="dxa"/>
            <w:shd w:val="clear" w:color="auto" w:fill="FFFFFF"/>
          </w:tcPr>
          <w:p w14:paraId="30FB1D01"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9.7</w:t>
            </w:r>
          </w:p>
        </w:tc>
        <w:tc>
          <w:tcPr>
            <w:tcW w:w="851" w:type="dxa"/>
            <w:shd w:val="clear" w:color="auto" w:fill="FFFFFF"/>
          </w:tcPr>
          <w:p w14:paraId="2C94757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shd w:val="clear" w:color="auto" w:fill="FFFFFF"/>
          </w:tcPr>
          <w:p w14:paraId="566C639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0.39</w:t>
            </w:r>
          </w:p>
        </w:tc>
        <w:tc>
          <w:tcPr>
            <w:tcW w:w="1347" w:type="dxa"/>
            <w:shd w:val="clear" w:color="auto" w:fill="FFFFFF"/>
          </w:tcPr>
          <w:p w14:paraId="1734E17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46</w:t>
            </w:r>
          </w:p>
        </w:tc>
      </w:tr>
      <w:tr w:rsidR="00B37228" w14:paraId="1DAF7165" w14:textId="77777777">
        <w:trPr>
          <w:trHeight w:val="360"/>
          <w:jc w:val="center"/>
        </w:trPr>
        <w:tc>
          <w:tcPr>
            <w:tcW w:w="2836" w:type="dxa"/>
            <w:tcBorders>
              <w:bottom w:val="single" w:sz="12" w:space="0" w:color="666666"/>
            </w:tcBorders>
            <w:shd w:val="clear" w:color="auto" w:fill="FFFFFF"/>
          </w:tcPr>
          <w:p w14:paraId="1A0EFC1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779" w:type="dxa"/>
            <w:tcBorders>
              <w:bottom w:val="single" w:sz="12" w:space="0" w:color="666666"/>
            </w:tcBorders>
            <w:shd w:val="clear" w:color="auto" w:fill="FFFFFF"/>
          </w:tcPr>
          <w:p w14:paraId="4BEA6DC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39</w:t>
            </w:r>
          </w:p>
        </w:tc>
        <w:tc>
          <w:tcPr>
            <w:tcW w:w="922" w:type="dxa"/>
            <w:tcBorders>
              <w:bottom w:val="single" w:sz="12" w:space="0" w:color="666666"/>
            </w:tcBorders>
            <w:shd w:val="clear" w:color="auto" w:fill="FFFFFF"/>
          </w:tcPr>
          <w:p w14:paraId="7B8145B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48</w:t>
            </w:r>
          </w:p>
        </w:tc>
        <w:tc>
          <w:tcPr>
            <w:tcW w:w="781" w:type="dxa"/>
            <w:tcBorders>
              <w:bottom w:val="single" w:sz="12" w:space="0" w:color="666666"/>
            </w:tcBorders>
            <w:shd w:val="clear" w:color="auto" w:fill="FFFFFF"/>
          </w:tcPr>
          <w:p w14:paraId="295BD3E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922" w:type="dxa"/>
            <w:tcBorders>
              <w:bottom w:val="single" w:sz="12" w:space="0" w:color="666666"/>
            </w:tcBorders>
            <w:shd w:val="clear" w:color="auto" w:fill="FFFFFF"/>
          </w:tcPr>
          <w:p w14:paraId="42DCD96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13.0</w:t>
            </w:r>
          </w:p>
        </w:tc>
        <w:tc>
          <w:tcPr>
            <w:tcW w:w="851" w:type="dxa"/>
            <w:tcBorders>
              <w:bottom w:val="single" w:sz="12" w:space="0" w:color="666666"/>
            </w:tcBorders>
            <w:shd w:val="clear" w:color="auto" w:fill="FFFFFF"/>
          </w:tcPr>
          <w:p w14:paraId="2D8C01E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922" w:type="dxa"/>
            <w:tcBorders>
              <w:bottom w:val="single" w:sz="12" w:space="0" w:color="666666"/>
            </w:tcBorders>
            <w:shd w:val="clear" w:color="auto" w:fill="FFFFFF"/>
          </w:tcPr>
          <w:p w14:paraId="6F31E67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0.38</w:t>
            </w:r>
          </w:p>
        </w:tc>
        <w:tc>
          <w:tcPr>
            <w:tcW w:w="1347" w:type="dxa"/>
            <w:tcBorders>
              <w:bottom w:val="single" w:sz="12" w:space="0" w:color="666666"/>
            </w:tcBorders>
            <w:shd w:val="clear" w:color="auto" w:fill="FFFFFF"/>
          </w:tcPr>
          <w:p w14:paraId="686249A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54</w:t>
            </w:r>
          </w:p>
        </w:tc>
      </w:tr>
      <w:tr w:rsidR="00B37228" w14:paraId="3A239A2A" w14:textId="77777777">
        <w:trPr>
          <w:trHeight w:val="360"/>
          <w:jc w:val="center"/>
        </w:trPr>
        <w:tc>
          <w:tcPr>
            <w:tcW w:w="9360" w:type="dxa"/>
            <w:gridSpan w:val="8"/>
            <w:tcBorders>
              <w:top w:val="single" w:sz="12" w:space="0" w:color="666666"/>
            </w:tcBorders>
            <w:shd w:val="clear" w:color="auto" w:fill="FFFFFF"/>
            <w:vAlign w:val="center"/>
          </w:tcPr>
          <w:p w14:paraId="6E9DE33D"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N = 3,496. All rules use the core algorithm's cut points (T &lt; 39 and T &lt; 48), so the rules differ in class prevalence as well as agreement. Function: 1 or more ADL or IADL limitations on the items in Table A9 (missing counted as none). Memory: memory worse than 2 years ago. Statistics are weighted (HCAP Wave 1 (2016) sampling weight); kappa, 3-class uses quadratic weights. Table A11 shows how these statistics vary across random halves of the sample.</w:t>
            </w:r>
          </w:p>
        </w:tc>
      </w:tr>
    </w:tbl>
    <w:p w14:paraId="02DE129B" w14:textId="77777777" w:rsidR="00B37228" w:rsidRDefault="00B37228"/>
    <w:tbl>
      <w:tblPr>
        <w:tblW w:w="9360" w:type="dxa"/>
        <w:jc w:val="center"/>
        <w:tblLayout w:type="fixed"/>
        <w:tblCellMar>
          <w:left w:w="0" w:type="dxa"/>
          <w:right w:w="0" w:type="dxa"/>
        </w:tblCellMar>
        <w:tblLook w:val="0420" w:firstRow="1" w:lastRow="0" w:firstColumn="0" w:lastColumn="0" w:noHBand="0" w:noVBand="1"/>
      </w:tblPr>
      <w:tblGrid>
        <w:gridCol w:w="2306"/>
        <w:gridCol w:w="1289"/>
        <w:gridCol w:w="1423"/>
        <w:gridCol w:w="815"/>
        <w:gridCol w:w="1289"/>
        <w:gridCol w:w="1423"/>
        <w:gridCol w:w="815"/>
      </w:tblGrid>
      <w:tr w:rsidR="00B37228" w14:paraId="6D685310" w14:textId="77777777">
        <w:trPr>
          <w:trHeight w:val="360"/>
          <w:tblHeader/>
          <w:jc w:val="center"/>
        </w:trPr>
        <w:tc>
          <w:tcPr>
            <w:tcW w:w="9360" w:type="dxa"/>
            <w:gridSpan w:val="7"/>
            <w:tcBorders>
              <w:top w:val="single" w:sz="12" w:space="0" w:color="666666"/>
              <w:bottom w:val="single" w:sz="12" w:space="0" w:color="666666"/>
            </w:tcBorders>
            <w:shd w:val="clear" w:color="auto" w:fill="FFFFFF"/>
            <w:vAlign w:val="center"/>
          </w:tcPr>
          <w:p w14:paraId="1C7C738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Table A11. Agreement with the Manly-Jones algorithm in repeated random halves, HRS-HCAP Wave 1</w:t>
            </w:r>
          </w:p>
        </w:tc>
      </w:tr>
      <w:tr w:rsidR="00B37228" w14:paraId="41A41279" w14:textId="77777777">
        <w:trPr>
          <w:trHeight w:val="360"/>
          <w:tblHeader/>
          <w:jc w:val="center"/>
        </w:trPr>
        <w:tc>
          <w:tcPr>
            <w:tcW w:w="2306" w:type="dxa"/>
            <w:tcBorders>
              <w:top w:val="single" w:sz="12" w:space="0" w:color="666666"/>
              <w:bottom w:val="single" w:sz="12" w:space="0" w:color="666666"/>
            </w:tcBorders>
            <w:shd w:val="clear" w:color="auto" w:fill="FFFFFF"/>
            <w:vAlign w:val="center"/>
          </w:tcPr>
          <w:p w14:paraId="564781ED"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1289" w:type="dxa"/>
            <w:tcBorders>
              <w:top w:val="single" w:sz="12" w:space="0" w:color="666666"/>
              <w:bottom w:val="single" w:sz="12" w:space="0" w:color="666666"/>
            </w:tcBorders>
            <w:shd w:val="clear" w:color="auto" w:fill="FFFFFF"/>
            <w:vAlign w:val="center"/>
          </w:tcPr>
          <w:p w14:paraId="1050375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423" w:type="dxa"/>
            <w:tcBorders>
              <w:top w:val="single" w:sz="12" w:space="0" w:color="666666"/>
              <w:bottom w:val="single" w:sz="12" w:space="0" w:color="666666"/>
            </w:tcBorders>
            <w:shd w:val="clear" w:color="auto" w:fill="FFFFFF"/>
            <w:vAlign w:val="center"/>
          </w:tcPr>
          <w:p w14:paraId="7067E110"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Difference from memory rule</w:t>
            </w:r>
          </w:p>
        </w:tc>
        <w:tc>
          <w:tcPr>
            <w:tcW w:w="815" w:type="dxa"/>
            <w:tcBorders>
              <w:top w:val="single" w:sz="12" w:space="0" w:color="666666"/>
              <w:bottom w:val="single" w:sz="12" w:space="0" w:color="666666"/>
            </w:tcBorders>
            <w:shd w:val="clear" w:color="auto" w:fill="FFFFFF"/>
            <w:vAlign w:val="center"/>
          </w:tcPr>
          <w:p w14:paraId="5C32288F"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Halves higher, %</w:t>
            </w:r>
          </w:p>
        </w:tc>
        <w:tc>
          <w:tcPr>
            <w:tcW w:w="1289" w:type="dxa"/>
            <w:tcBorders>
              <w:top w:val="single" w:sz="12" w:space="0" w:color="666666"/>
              <w:bottom w:val="single" w:sz="12" w:space="0" w:color="666666"/>
            </w:tcBorders>
            <w:shd w:val="clear" w:color="auto" w:fill="FFFFFF"/>
            <w:vAlign w:val="center"/>
          </w:tcPr>
          <w:p w14:paraId="0B4AD8A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423" w:type="dxa"/>
            <w:tcBorders>
              <w:top w:val="single" w:sz="12" w:space="0" w:color="666666"/>
              <w:bottom w:val="single" w:sz="12" w:space="0" w:color="666666"/>
            </w:tcBorders>
            <w:shd w:val="clear" w:color="auto" w:fill="FFFFFF"/>
            <w:vAlign w:val="center"/>
          </w:tcPr>
          <w:p w14:paraId="51657AC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Difference from memory rule </w:t>
            </w:r>
          </w:p>
        </w:tc>
        <w:tc>
          <w:tcPr>
            <w:tcW w:w="815" w:type="dxa"/>
            <w:tcBorders>
              <w:top w:val="single" w:sz="12" w:space="0" w:color="666666"/>
              <w:bottom w:val="single" w:sz="12" w:space="0" w:color="666666"/>
            </w:tcBorders>
            <w:shd w:val="clear" w:color="auto" w:fill="FFFFFF"/>
            <w:vAlign w:val="center"/>
          </w:tcPr>
          <w:p w14:paraId="3D24A39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Halves higher, % </w:t>
            </w:r>
          </w:p>
        </w:tc>
      </w:tr>
      <w:tr w:rsidR="00B37228" w14:paraId="464F34FC" w14:textId="77777777">
        <w:trPr>
          <w:trHeight w:val="360"/>
          <w:jc w:val="center"/>
        </w:trPr>
        <w:tc>
          <w:tcPr>
            <w:tcW w:w="2306" w:type="dxa"/>
            <w:tcBorders>
              <w:top w:val="single" w:sz="12" w:space="0" w:color="666666"/>
            </w:tcBorders>
            <w:shd w:val="clear" w:color="auto" w:fill="FFFFFF"/>
          </w:tcPr>
          <w:p w14:paraId="4E657E2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1289" w:type="dxa"/>
            <w:tcBorders>
              <w:top w:val="single" w:sz="12" w:space="0" w:color="666666"/>
            </w:tcBorders>
            <w:shd w:val="clear" w:color="auto" w:fill="FFFFFF"/>
          </w:tcPr>
          <w:p w14:paraId="26A581F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0.50 (0.46, 0.54)</w:t>
            </w:r>
          </w:p>
        </w:tc>
        <w:tc>
          <w:tcPr>
            <w:tcW w:w="1423" w:type="dxa"/>
            <w:tcBorders>
              <w:top w:val="single" w:sz="12" w:space="0" w:color="666666"/>
            </w:tcBorders>
            <w:shd w:val="clear" w:color="auto" w:fill="FFFFFF"/>
          </w:tcPr>
          <w:p w14:paraId="3678053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tcBorders>
              <w:top w:val="single" w:sz="12" w:space="0" w:color="666666"/>
            </w:tcBorders>
            <w:shd w:val="clear" w:color="auto" w:fill="FFFFFF"/>
          </w:tcPr>
          <w:p w14:paraId="356C43E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289" w:type="dxa"/>
            <w:tcBorders>
              <w:top w:val="single" w:sz="12" w:space="0" w:color="666666"/>
            </w:tcBorders>
            <w:shd w:val="clear" w:color="auto" w:fill="FFFFFF"/>
          </w:tcPr>
          <w:p w14:paraId="1575CE9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0.34 (0.27, 0.40)</w:t>
            </w:r>
          </w:p>
        </w:tc>
        <w:tc>
          <w:tcPr>
            <w:tcW w:w="1423" w:type="dxa"/>
            <w:tcBorders>
              <w:top w:val="single" w:sz="12" w:space="0" w:color="666666"/>
            </w:tcBorders>
            <w:shd w:val="clear" w:color="auto" w:fill="FFFFFF"/>
          </w:tcPr>
          <w:p w14:paraId="6383FA68"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tcBorders>
              <w:top w:val="single" w:sz="12" w:space="0" w:color="666666"/>
            </w:tcBorders>
            <w:shd w:val="clear" w:color="auto" w:fill="FFFFFF"/>
          </w:tcPr>
          <w:p w14:paraId="592A496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B37228" w14:paraId="56B7C720" w14:textId="77777777">
        <w:trPr>
          <w:trHeight w:val="360"/>
          <w:jc w:val="center"/>
        </w:trPr>
        <w:tc>
          <w:tcPr>
            <w:tcW w:w="2306" w:type="dxa"/>
            <w:shd w:val="clear" w:color="auto" w:fill="FFFFFF"/>
          </w:tcPr>
          <w:p w14:paraId="67B07A5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1289" w:type="dxa"/>
            <w:shd w:val="clear" w:color="auto" w:fill="FFFFFF"/>
          </w:tcPr>
          <w:p w14:paraId="785250C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0.56)</w:t>
            </w:r>
          </w:p>
        </w:tc>
        <w:tc>
          <w:tcPr>
            <w:tcW w:w="1423" w:type="dxa"/>
            <w:shd w:val="clear" w:color="auto" w:fill="FFFFFF"/>
          </w:tcPr>
          <w:p w14:paraId="08F258E3"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+0.02 (+0.01, +0.04)</w:t>
            </w:r>
          </w:p>
        </w:tc>
        <w:tc>
          <w:tcPr>
            <w:tcW w:w="815" w:type="dxa"/>
            <w:shd w:val="clear" w:color="auto" w:fill="FFFFFF"/>
          </w:tcPr>
          <w:p w14:paraId="5448A78C"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89" w:type="dxa"/>
            <w:shd w:val="clear" w:color="auto" w:fill="FFFFFF"/>
          </w:tcPr>
          <w:p w14:paraId="025090B6"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0.39 (0.33, 0.44)</w:t>
            </w:r>
          </w:p>
        </w:tc>
        <w:tc>
          <w:tcPr>
            <w:tcW w:w="1423" w:type="dxa"/>
            <w:shd w:val="clear" w:color="auto" w:fill="FFFFFF"/>
          </w:tcPr>
          <w:p w14:paraId="67CC4A57"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+0.05 (0.00, +0.11)</w:t>
            </w:r>
          </w:p>
        </w:tc>
        <w:tc>
          <w:tcPr>
            <w:tcW w:w="815" w:type="dxa"/>
            <w:shd w:val="clear" w:color="auto" w:fill="FFFFFF"/>
          </w:tcPr>
          <w:p w14:paraId="234CDC9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97</w:t>
            </w:r>
          </w:p>
        </w:tc>
      </w:tr>
      <w:tr w:rsidR="00B37228" w14:paraId="72F1D02C" w14:textId="77777777">
        <w:trPr>
          <w:trHeight w:val="360"/>
          <w:jc w:val="center"/>
        </w:trPr>
        <w:tc>
          <w:tcPr>
            <w:tcW w:w="2306" w:type="dxa"/>
            <w:tcBorders>
              <w:bottom w:val="single" w:sz="12" w:space="0" w:color="666666"/>
            </w:tcBorders>
            <w:shd w:val="clear" w:color="auto" w:fill="FFFFFF"/>
          </w:tcPr>
          <w:p w14:paraId="635F05E4"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1289" w:type="dxa"/>
            <w:tcBorders>
              <w:bottom w:val="single" w:sz="12" w:space="0" w:color="666666"/>
            </w:tcBorders>
            <w:shd w:val="clear" w:color="auto" w:fill="FFFFFF"/>
          </w:tcPr>
          <w:p w14:paraId="4F71F1E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0.52 (0.48, 0.56)</w:t>
            </w:r>
          </w:p>
        </w:tc>
        <w:tc>
          <w:tcPr>
            <w:tcW w:w="1423" w:type="dxa"/>
            <w:tcBorders>
              <w:bottom w:val="single" w:sz="12" w:space="0" w:color="666666"/>
            </w:tcBorders>
            <w:shd w:val="clear" w:color="auto" w:fill="FFFFFF"/>
          </w:tcPr>
          <w:p w14:paraId="615A8209"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+0.02 (0.00, +0.03)</w:t>
            </w:r>
          </w:p>
        </w:tc>
        <w:tc>
          <w:tcPr>
            <w:tcW w:w="815" w:type="dxa"/>
            <w:tcBorders>
              <w:bottom w:val="single" w:sz="12" w:space="0" w:color="666666"/>
            </w:tcBorders>
            <w:shd w:val="clear" w:color="auto" w:fill="FFFFFF"/>
          </w:tcPr>
          <w:p w14:paraId="683B7FEA"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99</w:t>
            </w:r>
          </w:p>
        </w:tc>
        <w:tc>
          <w:tcPr>
            <w:tcW w:w="1289" w:type="dxa"/>
            <w:tcBorders>
              <w:bottom w:val="single" w:sz="12" w:space="0" w:color="666666"/>
            </w:tcBorders>
            <w:shd w:val="clear" w:color="auto" w:fill="FFFFFF"/>
          </w:tcPr>
          <w:p w14:paraId="4DA71C62"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0.38 (0.33, 0.44)</w:t>
            </w:r>
          </w:p>
        </w:tc>
        <w:tc>
          <w:tcPr>
            <w:tcW w:w="1423" w:type="dxa"/>
            <w:tcBorders>
              <w:bottom w:val="single" w:sz="12" w:space="0" w:color="666666"/>
            </w:tcBorders>
            <w:shd w:val="clear" w:color="auto" w:fill="FFFFFF"/>
          </w:tcPr>
          <w:p w14:paraId="1EF8B66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+0.05 (+0.01, +0.08)</w:t>
            </w:r>
          </w:p>
        </w:tc>
        <w:tc>
          <w:tcPr>
            <w:tcW w:w="815" w:type="dxa"/>
            <w:tcBorders>
              <w:bottom w:val="single" w:sz="12" w:space="0" w:color="666666"/>
            </w:tcBorders>
            <w:shd w:val="clear" w:color="auto" w:fill="FFFFFF"/>
          </w:tcPr>
          <w:p w14:paraId="467AE00B" w14:textId="77777777" w:rsidR="00B37228" w:rsidRDefault="00000000">
            <w:pPr>
              <w:keepNext/>
              <w:spacing w:before="100" w:after="100"/>
              <w:ind w:left="100" w:right="100"/>
              <w:rPr>
                <w:rFonts w:eastAsia="Arial" w:cs="Arial"/>
                <w:color w:val="000000"/>
                <w:sz w:val="16"/>
                <w:szCs w:val="16"/>
              </w:rPr>
            </w:pPr>
            <w:r>
              <w:rPr>
                <w:rFonts w:eastAsia="Arial" w:cs="Arial"/>
                <w:color w:val="000000"/>
                <w:sz w:val="16"/>
                <w:szCs w:val="16"/>
              </w:rPr>
              <w:t>99</w:t>
            </w:r>
          </w:p>
        </w:tc>
      </w:tr>
      <w:tr w:rsidR="00B37228" w14:paraId="4F2BD6D3" w14:textId="77777777">
        <w:trPr>
          <w:trHeight w:val="360"/>
          <w:jc w:val="center"/>
        </w:trPr>
        <w:tc>
          <w:tcPr>
            <w:tcW w:w="9360" w:type="dxa"/>
            <w:gridSpan w:val="7"/>
            <w:tcBorders>
              <w:top w:val="single" w:sz="12" w:space="0" w:color="666666"/>
            </w:tcBorders>
            <w:shd w:val="clear" w:color="auto" w:fill="FFFFFF"/>
            <w:vAlign w:val="center"/>
          </w:tcPr>
          <w:p w14:paraId="41CC2171" w14:textId="77777777" w:rsidR="00B37228" w:rsidRDefault="00000000">
            <w:pPr>
              <w:spacing w:before="100" w:after="100"/>
              <w:ind w:left="100" w:right="100"/>
              <w:rPr>
                <w:rFonts w:eastAsia="Arial" w:cs="Arial"/>
                <w:color w:val="000000"/>
                <w:sz w:val="16"/>
                <w:szCs w:val="16"/>
              </w:rPr>
            </w:pPr>
            <w:r>
              <w:rPr>
                <w:rFonts w:eastAsia="Arial" w:cs="Arial"/>
                <w:color w:val="000000"/>
                <w:sz w:val="16"/>
                <w:szCs w:val="16"/>
              </w:rPr>
              <w:t>200 random halves of the sample, drawn within Manly-Jones class. In each half, agreement was computed for each rule at the core algorithm's cut points (T &lt; 39 and T &lt; 48). Entries are the mean across halves (2.5th and 97.5th percentiles). Differences are paired within half. The halves overlap, so the percentiles describe variation across halves and are not confidence intervals. Statistics are weighted (HCAP Wave 1 (2016) sampling weight); kappa, 3-class uses quadratic weights.</w:t>
            </w:r>
          </w:p>
        </w:tc>
      </w:tr>
      <w:bookmarkEnd w:id="30"/>
    </w:tbl>
    <w:p w14:paraId="5FDD3045" w14:textId="77777777" w:rsidR="00B37228" w:rsidRDefault="00000000">
      <w:r>
        <w:br w:type="page"/>
      </w:r>
    </w:p>
    <w:p w14:paraId="4391BC2E" w14:textId="77777777" w:rsidR="00B37228" w:rsidRDefault="00000000">
      <w:pPr>
        <w:pStyle w:val="Heading2"/>
        <w:spacing w:before="0"/>
      </w:pPr>
      <w:bookmarkStart w:id="35" w:name="references"/>
      <w:r>
        <w:lastRenderedPageBreak/>
        <w:t>References</w:t>
      </w:r>
    </w:p>
    <w:p w14:paraId="48ED06E1" w14:textId="77777777" w:rsidR="00B37228" w:rsidRDefault="00000000">
      <w:pPr>
        <w:pStyle w:val="Bibliography"/>
      </w:pPr>
      <w:bookmarkStart w:id="36" w:name="ref-Altman2006"/>
      <w:bookmarkStart w:id="37" w:name="refs"/>
      <w:r>
        <w:t xml:space="preserve">Altman, D. G., &amp; Royston, P. (2006). The cost of </w:t>
      </w:r>
      <w:proofErr w:type="spellStart"/>
      <w:r>
        <w:t>dichotomising</w:t>
      </w:r>
      <w:proofErr w:type="spellEnd"/>
      <w:r>
        <w:t xml:space="preserve"> continuous variables. </w:t>
      </w:r>
      <w:r>
        <w:rPr>
          <w:i/>
          <w:iCs/>
        </w:rPr>
        <w:t>BMJ</w:t>
      </w:r>
      <w:r>
        <w:t xml:space="preserve">, </w:t>
      </w:r>
      <w:r>
        <w:rPr>
          <w:i/>
          <w:iCs/>
        </w:rPr>
        <w:t>332</w:t>
      </w:r>
      <w:r>
        <w:t xml:space="preserve">(7549), 1080. </w:t>
      </w:r>
      <w:hyperlink r:id="rId9">
        <w:r>
          <w:rPr>
            <w:rStyle w:val="Hyperlink"/>
          </w:rPr>
          <w:t>https://doi.org/10.1136/bmj.332.7549.1080</w:t>
        </w:r>
      </w:hyperlink>
      <w:bookmarkEnd w:id="36"/>
    </w:p>
    <w:p w14:paraId="482DBB3B" w14:textId="77777777" w:rsidR="00B37228" w:rsidRDefault="00000000">
      <w:pPr>
        <w:pStyle w:val="Bibliography"/>
      </w:pPr>
      <w:bookmarkStart w:id="38" w:name="ref-Asparouhov2018"/>
      <w:proofErr w:type="spellStart"/>
      <w:r>
        <w:t>Asparouhov</w:t>
      </w:r>
      <w:proofErr w:type="spellEnd"/>
      <w:r>
        <w:t xml:space="preserve">, T., &amp; Muthén, B. (2018). </w:t>
      </w:r>
      <w:r>
        <w:rPr>
          <w:i/>
          <w:iCs/>
        </w:rPr>
        <w:t>SRMR in Mplus</w:t>
      </w:r>
      <w:r>
        <w:t xml:space="preserve">. Technical note, Muthén &amp; Muthén. </w:t>
      </w:r>
      <w:hyperlink r:id="rId10">
        <w:r>
          <w:rPr>
            <w:rStyle w:val="Hyperlink"/>
          </w:rPr>
          <w:t>https://www.statmodel.com/download/SRMR2.pdf</w:t>
        </w:r>
      </w:hyperlink>
      <w:bookmarkEnd w:id="38"/>
    </w:p>
    <w:p w14:paraId="1D74A9F1" w14:textId="77777777" w:rsidR="00B37228" w:rsidRDefault="00000000">
      <w:pPr>
        <w:pStyle w:val="Bibliography"/>
      </w:pPr>
      <w:bookmarkStart w:id="39" w:name="ref-Bentler1990"/>
      <w:r>
        <w:t xml:space="preserve">Bentler, P. M. (1990). Comparative fit indexes in structural models. </w:t>
      </w:r>
      <w:r>
        <w:rPr>
          <w:i/>
          <w:iCs/>
        </w:rPr>
        <w:t>Psychological Bulletin</w:t>
      </w:r>
      <w:r>
        <w:t xml:space="preserve">, </w:t>
      </w:r>
      <w:r>
        <w:rPr>
          <w:i/>
          <w:iCs/>
        </w:rPr>
        <w:t>107</w:t>
      </w:r>
      <w:r>
        <w:t xml:space="preserve">(2), 238–246. </w:t>
      </w:r>
      <w:hyperlink r:id="rId11">
        <w:r>
          <w:rPr>
            <w:rStyle w:val="Hyperlink"/>
          </w:rPr>
          <w:t>https://doi.org/10.1037/0033-2909.107.2.238</w:t>
        </w:r>
      </w:hyperlink>
      <w:bookmarkEnd w:id="39"/>
    </w:p>
    <w:p w14:paraId="1FA83E6C" w14:textId="77777777" w:rsidR="00B37228" w:rsidRDefault="00000000">
      <w:pPr>
        <w:pStyle w:val="Bibliography"/>
      </w:pPr>
      <w:bookmarkStart w:id="40" w:name="ref-Blom1958"/>
      <w:r>
        <w:t xml:space="preserve">Blom, G. (1958). </w:t>
      </w:r>
      <w:r>
        <w:rPr>
          <w:i/>
          <w:iCs/>
        </w:rPr>
        <w:t>Statistical estimates and transformed beta-variables</w:t>
      </w:r>
      <w:r>
        <w:t>. Wiley.</w:t>
      </w:r>
      <w:bookmarkEnd w:id="40"/>
    </w:p>
    <w:p w14:paraId="146F6DBC" w14:textId="77777777" w:rsidR="00B37228" w:rsidRDefault="00000000">
      <w:pPr>
        <w:pStyle w:val="Bibliography"/>
      </w:pPr>
      <w:bookmarkStart w:id="41" w:name="ref-Bock1982"/>
      <w:r>
        <w:t xml:space="preserve">Bock, R. D., &amp; </w:t>
      </w:r>
      <w:proofErr w:type="spellStart"/>
      <w:r>
        <w:t>Mislevy</w:t>
      </w:r>
      <w:proofErr w:type="spellEnd"/>
      <w:r>
        <w:t xml:space="preserve">, R. J. (1982). Adaptive EAP estimation of ability in a microcomputer environment. </w:t>
      </w:r>
      <w:r>
        <w:rPr>
          <w:i/>
          <w:iCs/>
        </w:rPr>
        <w:t>Applied Psychological Measurement</w:t>
      </w:r>
      <w:r>
        <w:t xml:space="preserve">, </w:t>
      </w:r>
      <w:r>
        <w:rPr>
          <w:i/>
          <w:iCs/>
        </w:rPr>
        <w:t>6</w:t>
      </w:r>
      <w:r>
        <w:t xml:space="preserve">(4), 431–444. </w:t>
      </w:r>
      <w:hyperlink r:id="rId12">
        <w:r>
          <w:rPr>
            <w:rStyle w:val="Hyperlink"/>
          </w:rPr>
          <w:t>https://doi.org/10.1177/014662168200600405</w:t>
        </w:r>
      </w:hyperlink>
      <w:bookmarkEnd w:id="41"/>
    </w:p>
    <w:p w14:paraId="11D17721" w14:textId="77777777" w:rsidR="00B37228" w:rsidRDefault="00000000">
      <w:pPr>
        <w:pStyle w:val="Bibliography"/>
      </w:pPr>
      <w:bookmarkStart w:id="42" w:name="ref-Cohen1968"/>
      <w:r>
        <w:t xml:space="preserve">Cohen, J. (1968). Weighted kappa: Nominal scale agreement with provision for scaled disagreement or partial credit. </w:t>
      </w:r>
      <w:r>
        <w:rPr>
          <w:i/>
          <w:iCs/>
        </w:rPr>
        <w:t>Psychological Bulletin</w:t>
      </w:r>
      <w:r>
        <w:t xml:space="preserve">, </w:t>
      </w:r>
      <w:r>
        <w:rPr>
          <w:i/>
          <w:iCs/>
        </w:rPr>
        <w:t>70</w:t>
      </w:r>
      <w:r>
        <w:t xml:space="preserve">(4), 213–220. </w:t>
      </w:r>
      <w:hyperlink r:id="rId13">
        <w:r>
          <w:rPr>
            <w:rStyle w:val="Hyperlink"/>
          </w:rPr>
          <w:t>https://doi.org/10.1037/h0026256</w:t>
        </w:r>
      </w:hyperlink>
      <w:bookmarkEnd w:id="42"/>
    </w:p>
    <w:p w14:paraId="2BD3D873" w14:textId="77777777" w:rsidR="00B37228" w:rsidRDefault="00000000">
      <w:pPr>
        <w:pStyle w:val="Bibliography"/>
      </w:pPr>
      <w:bookmarkStart w:id="43" w:name="ref-Crimmins2011"/>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w:t>
      </w:r>
      <w:r>
        <w:t xml:space="preserve">, </w:t>
      </w:r>
      <w:r>
        <w:rPr>
          <w:i/>
          <w:iCs/>
        </w:rPr>
        <w:t>66B</w:t>
      </w:r>
      <w:r>
        <w:t xml:space="preserve">(S1), i162–i171. </w:t>
      </w:r>
      <w:hyperlink r:id="rId14">
        <w:r>
          <w:rPr>
            <w:rStyle w:val="Hyperlink"/>
          </w:rPr>
          <w:t>https://doi.org/10.1093/geronb/gbr048</w:t>
        </w:r>
      </w:hyperlink>
      <w:bookmarkEnd w:id="43"/>
    </w:p>
    <w:p w14:paraId="792374BD" w14:textId="77777777" w:rsidR="00B37228" w:rsidRDefault="00000000">
      <w:pPr>
        <w:pStyle w:val="Bibliography"/>
      </w:pPr>
      <w:bookmarkStart w:id="44" w:name="ref-Harrell2015"/>
      <w:r>
        <w:t xml:space="preserve">Harrell, F. E., Jr. (2015). </w:t>
      </w:r>
      <w:r>
        <w:rPr>
          <w:i/>
          <w:iCs/>
        </w:rPr>
        <w:t>Regression modeling strategies</w:t>
      </w:r>
      <w:r>
        <w:t xml:space="preserve"> (2nd ed.). Springer.</w:t>
      </w:r>
      <w:bookmarkEnd w:id="44"/>
    </w:p>
    <w:p w14:paraId="60426301" w14:textId="77777777" w:rsidR="00B37228" w:rsidRDefault="00000000">
      <w:pPr>
        <w:pStyle w:val="Bibliography"/>
      </w:pPr>
      <w:bookmarkStart w:id="45" w:name="ref-Hu1999"/>
      <w:r>
        <w:t xml:space="preserve">Hu, L., &amp; Bentler, P. M. (1999). Cutoff criteria for fit indexes in covariance structure analysis: Conventional criteria versus new alternatives. </w:t>
      </w:r>
      <w:r>
        <w:rPr>
          <w:i/>
          <w:iCs/>
        </w:rPr>
        <w:t>Structural Equation Modeling</w:t>
      </w:r>
      <w:r>
        <w:t xml:space="preserve">, </w:t>
      </w:r>
      <w:r>
        <w:rPr>
          <w:i/>
          <w:iCs/>
        </w:rPr>
        <w:t>6</w:t>
      </w:r>
      <w:r>
        <w:t xml:space="preserve">(1), 1–55. </w:t>
      </w:r>
      <w:hyperlink r:id="rId15">
        <w:r>
          <w:rPr>
            <w:rStyle w:val="Hyperlink"/>
          </w:rPr>
          <w:t>https://doi.org/10.1080/10705519909540118</w:t>
        </w:r>
      </w:hyperlink>
      <w:bookmarkEnd w:id="45"/>
    </w:p>
    <w:p w14:paraId="6DDD103A" w14:textId="77777777" w:rsidR="00B37228" w:rsidRDefault="00000000">
      <w:pPr>
        <w:pStyle w:val="Bibliography"/>
      </w:pPr>
      <w:bookmarkStart w:id="46" w:name="ref-Jones2024"/>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w:t>
      </w:r>
      <w:r>
        <w:t xml:space="preserve">, </w:t>
      </w:r>
      <w:r>
        <w:rPr>
          <w:i/>
          <w:iCs/>
        </w:rPr>
        <w:t>30</w:t>
      </w:r>
      <w:r>
        <w:t xml:space="preserve">(1), 47–55. </w:t>
      </w:r>
      <w:hyperlink r:id="rId16">
        <w:r>
          <w:rPr>
            <w:rStyle w:val="Hyperlink"/>
          </w:rPr>
          <w:t>https://doi.org/10.1017/S135561772300019X</w:t>
        </w:r>
      </w:hyperlink>
      <w:bookmarkEnd w:id="46"/>
    </w:p>
    <w:p w14:paraId="54C46C5E" w14:textId="77777777" w:rsidR="00B37228" w:rsidRDefault="00000000">
      <w:pPr>
        <w:pStyle w:val="Bibliography"/>
      </w:pPr>
      <w:bookmarkStart w:id="47" w:name="ref-Jorm1994"/>
      <w:r>
        <w:t xml:space="preserve">Jorm, A. F. (1994). A short form of the Informant Questionnaire on Cognitive Decline in the Elderly (IQCODE): Development and cross-validation. </w:t>
      </w:r>
      <w:r>
        <w:rPr>
          <w:i/>
          <w:iCs/>
        </w:rPr>
        <w:t>Psychological Medicine</w:t>
      </w:r>
      <w:r>
        <w:t xml:space="preserve">, </w:t>
      </w:r>
      <w:r>
        <w:rPr>
          <w:i/>
          <w:iCs/>
        </w:rPr>
        <w:t>24</w:t>
      </w:r>
      <w:r>
        <w:t xml:space="preserve">(1), 145–153. </w:t>
      </w:r>
      <w:hyperlink r:id="rId17">
        <w:r>
          <w:rPr>
            <w:rStyle w:val="Hyperlink"/>
          </w:rPr>
          <w:t>https://doi.org/10.1017/S003329170002691X</w:t>
        </w:r>
      </w:hyperlink>
      <w:bookmarkEnd w:id="47"/>
    </w:p>
    <w:p w14:paraId="0E7E3030" w14:textId="77777777" w:rsidR="00B37228" w:rsidRDefault="00000000">
      <w:pPr>
        <w:pStyle w:val="Bibliography"/>
      </w:pPr>
      <w:bookmarkStart w:id="48" w:name="ref-Manly2022"/>
      <w:r>
        <w:t xml:space="preserve">Manly, J. J., Jones, R. N., Langa, K. M., Ryan, L. H., Levine, D. A., McCammon, R., Heeringa, S. G., &amp; Weir, D. (2022). Estimating the prevalence of dementia and mild cognitive impairment in the US: The 2016 Health and Retirement Study Harmonized Cognitive Assessment Protocol Project. </w:t>
      </w:r>
      <w:r>
        <w:rPr>
          <w:i/>
          <w:iCs/>
        </w:rPr>
        <w:t>JAMA Neurology</w:t>
      </w:r>
      <w:r>
        <w:t xml:space="preserve">, </w:t>
      </w:r>
      <w:r>
        <w:rPr>
          <w:i/>
          <w:iCs/>
        </w:rPr>
        <w:t>79</w:t>
      </w:r>
      <w:r>
        <w:t xml:space="preserve">(12), 1242–1249. </w:t>
      </w:r>
      <w:hyperlink r:id="rId18">
        <w:r>
          <w:rPr>
            <w:rStyle w:val="Hyperlink"/>
          </w:rPr>
          <w:t>https://doi.org/10.1001/jamaneurol.2022.3543</w:t>
        </w:r>
      </w:hyperlink>
      <w:bookmarkEnd w:id="48"/>
    </w:p>
    <w:p w14:paraId="1A0B5358" w14:textId="77777777" w:rsidR="00B37228" w:rsidRDefault="00000000">
      <w:pPr>
        <w:pStyle w:val="Bibliography"/>
      </w:pPr>
      <w:bookmarkStart w:id="49" w:name="ref-Ofstedal2005"/>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w:t>
      </w:r>
      <w:hyperlink r:id="rId19">
        <w:r>
          <w:rPr>
            <w:rStyle w:val="Hyperlink"/>
          </w:rPr>
          <w:t>https://doi.org/10.7302/24800</w:t>
        </w:r>
      </w:hyperlink>
      <w:bookmarkEnd w:id="49"/>
    </w:p>
    <w:p w14:paraId="3F890965" w14:textId="77777777" w:rsidR="00B37228" w:rsidRDefault="00000000">
      <w:pPr>
        <w:pStyle w:val="Bibliography"/>
      </w:pPr>
      <w:bookmarkStart w:id="50" w:name="ref-Steiger1990"/>
      <w:r>
        <w:lastRenderedPageBreak/>
        <w:t xml:space="preserve">Steiger, J. H. (1990). Structural model evaluation and modification: An interval estimation approach. </w:t>
      </w:r>
      <w:r>
        <w:rPr>
          <w:i/>
          <w:iCs/>
        </w:rPr>
        <w:t>Multivariate Behavioral Research</w:t>
      </w:r>
      <w:r>
        <w:t xml:space="preserve">, </w:t>
      </w:r>
      <w:r>
        <w:rPr>
          <w:i/>
          <w:iCs/>
        </w:rPr>
        <w:t>25</w:t>
      </w:r>
      <w:r>
        <w:t xml:space="preserve">(2), 173–180. </w:t>
      </w:r>
      <w:hyperlink r:id="rId20">
        <w:r>
          <w:rPr>
            <w:rStyle w:val="Hyperlink"/>
          </w:rPr>
          <w:t>https://doi.org/10.1207/s15327906mbr2502_4</w:t>
        </w:r>
      </w:hyperlink>
      <w:bookmarkEnd w:id="50"/>
    </w:p>
    <w:p w14:paraId="073A4AE6" w14:textId="77777777" w:rsidR="00B37228" w:rsidRDefault="00000000">
      <w:pPr>
        <w:pStyle w:val="Bibliography"/>
      </w:pPr>
      <w:bookmarkStart w:id="51" w:name="ref-Streiner2002"/>
      <w:proofErr w:type="spellStart"/>
      <w:r>
        <w:t>Streiner</w:t>
      </w:r>
      <w:proofErr w:type="spellEnd"/>
      <w:r>
        <w:t xml:space="preserve">, D. L. (2002). Breaking up is hard to do: The heartbreak of dichotomizing continuous data. </w:t>
      </w:r>
      <w:r>
        <w:rPr>
          <w:i/>
          <w:iCs/>
        </w:rPr>
        <w:t>The Canadian Journal of Psychiatry</w:t>
      </w:r>
      <w:r>
        <w:t xml:space="preserve">, </w:t>
      </w:r>
      <w:r>
        <w:rPr>
          <w:i/>
          <w:iCs/>
        </w:rPr>
        <w:t>47</w:t>
      </w:r>
      <w:r>
        <w:t xml:space="preserve">(3), 262–266. </w:t>
      </w:r>
      <w:hyperlink r:id="rId21">
        <w:r>
          <w:rPr>
            <w:rStyle w:val="Hyperlink"/>
          </w:rPr>
          <w:t>https://doi.org/10.1177/070674370204700307</w:t>
        </w:r>
      </w:hyperlink>
      <w:bookmarkEnd w:id="51"/>
    </w:p>
    <w:p w14:paraId="62581FE9" w14:textId="77777777" w:rsidR="00B37228" w:rsidRDefault="00000000">
      <w:pPr>
        <w:pStyle w:val="Bibliography"/>
      </w:pPr>
      <w:bookmarkStart w:id="52" w:name="ref-Tucker1973"/>
      <w:r>
        <w:t xml:space="preserve">Tucker, L. R., &amp; Lewis, C. (1973). A reliability coefficient for maximum likelihood factor analysis. </w:t>
      </w:r>
      <w:r>
        <w:rPr>
          <w:i/>
          <w:iCs/>
        </w:rPr>
        <w:t>Psychometrika</w:t>
      </w:r>
      <w:r>
        <w:t xml:space="preserve">, </w:t>
      </w:r>
      <w:r>
        <w:rPr>
          <w:i/>
          <w:iCs/>
        </w:rPr>
        <w:t>38</w:t>
      </w:r>
      <w:r>
        <w:t xml:space="preserve">(1), 1–10. </w:t>
      </w:r>
      <w:hyperlink r:id="rId22">
        <w:r>
          <w:rPr>
            <w:rStyle w:val="Hyperlink"/>
          </w:rPr>
          <w:t>https://doi.org/10.1007/BF02291170</w:t>
        </w:r>
      </w:hyperlink>
      <w:bookmarkEnd w:id="52"/>
    </w:p>
    <w:p w14:paraId="69CD1CFC" w14:textId="77777777" w:rsidR="00B37228" w:rsidRDefault="00000000">
      <w:pPr>
        <w:pStyle w:val="Bibliography"/>
      </w:pPr>
      <w:bookmarkStart w:id="53" w:name="ref-vanBuuren2011"/>
      <w:r>
        <w:t>van Buuren, S., &amp; Groothuis-</w:t>
      </w:r>
      <w:proofErr w:type="spellStart"/>
      <w:r>
        <w:t>Oudshoorn</w:t>
      </w:r>
      <w:proofErr w:type="spellEnd"/>
      <w:r>
        <w:t xml:space="preserve">, K. (2011). mice: Multivariate imputation by chained equations in R. </w:t>
      </w:r>
      <w:r>
        <w:rPr>
          <w:i/>
          <w:iCs/>
        </w:rPr>
        <w:t>Journal of Statistical Software</w:t>
      </w:r>
      <w:r>
        <w:t xml:space="preserve">, </w:t>
      </w:r>
      <w:r>
        <w:rPr>
          <w:i/>
          <w:iCs/>
        </w:rPr>
        <w:t>45</w:t>
      </w:r>
      <w:r>
        <w:t xml:space="preserve">(3), 1–67. </w:t>
      </w:r>
      <w:hyperlink r:id="rId23">
        <w:r>
          <w:rPr>
            <w:rStyle w:val="Hyperlink"/>
          </w:rPr>
          <w:t>https://doi.org/10.18637/jss.v045.i03</w:t>
        </w:r>
      </w:hyperlink>
      <w:bookmarkEnd w:id="35"/>
      <w:bookmarkEnd w:id="37"/>
      <w:bookmarkEnd w:id="53"/>
    </w:p>
    <w:sectPr w:rsidR="00B37228">
      <w:footerReference w:type="even" r:id="rId24"/>
      <w:footerReference w:type="default" r:id="rId25"/>
      <w:footerReference w:type="first" r:id="rId26"/>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3AD7A5" w14:textId="77777777" w:rsidR="008316CF" w:rsidRDefault="008316CF">
      <w:r>
        <w:separator/>
      </w:r>
    </w:p>
  </w:endnote>
  <w:endnote w:type="continuationSeparator" w:id="0">
    <w:p w14:paraId="0BD72DCC" w14:textId="77777777" w:rsidR="008316CF" w:rsidRDefault="00831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516C2" w14:textId="77777777" w:rsidR="00B37228" w:rsidRDefault="00000000">
    <w:pPr>
      <w:pStyle w:val="Footer"/>
      <w:ind w:right="360"/>
    </w:pPr>
    <w:r>
      <w:rPr>
        <w:noProof/>
      </w:rPr>
      <mc:AlternateContent>
        <mc:Choice Requires="wps">
          <w:drawing>
            <wp:anchor distT="0" distB="0" distL="0" distR="0" simplePos="0" relativeHeight="251658752" behindDoc="0" locked="0" layoutInCell="1" allowOverlap="1" wp14:anchorId="1EF9F146" wp14:editId="75A9C6BE">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310A0F0F" w14:textId="77777777" w:rsidR="00B372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1EF9F146"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310A0F0F" w14:textId="77777777" w:rsidR="00B372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CF853" w14:textId="77777777" w:rsidR="00B37228" w:rsidRDefault="00000000">
    <w:pPr>
      <w:pStyle w:val="Footer"/>
      <w:ind w:right="360"/>
    </w:pPr>
    <w:r>
      <w:fldChar w:fldCharType="begin"/>
    </w:r>
    <w:r>
      <w:instrText xml:space="preserve"> DATE \@"yyyy\-MM\-dd" </w:instrText>
    </w:r>
    <w:r>
      <w:fldChar w:fldCharType="separate"/>
    </w:r>
    <w:r w:rsidR="00C13084">
      <w:rPr>
        <w:noProof/>
      </w:rPr>
      <w:t>2026-10-21</w:t>
    </w:r>
    <w:r>
      <w:fldChar w:fldCharType="end"/>
    </w:r>
    <w:r>
      <w:rPr>
        <w:noProof/>
      </w:rPr>
      <mc:AlternateContent>
        <mc:Choice Requires="wps">
          <w:drawing>
            <wp:anchor distT="0" distB="0" distL="0" distR="0" simplePos="0" relativeHeight="251656704" behindDoc="0" locked="0" layoutInCell="0" allowOverlap="1" wp14:anchorId="0D3A6FB2" wp14:editId="15DBBF22">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47ADF952" w14:textId="77777777" w:rsidR="00B372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0D3A6FB2"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47ADF952" w14:textId="77777777" w:rsidR="00B372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E8C39D" w14:textId="77777777" w:rsidR="00B37228" w:rsidRDefault="00000000">
    <w:pPr>
      <w:pStyle w:val="Footer"/>
      <w:ind w:right="360"/>
    </w:pPr>
    <w:r>
      <w:fldChar w:fldCharType="begin"/>
    </w:r>
    <w:r>
      <w:instrText xml:space="preserve"> DATE \@"yyyy\-MM\-dd" </w:instrText>
    </w:r>
    <w:r>
      <w:fldChar w:fldCharType="separate"/>
    </w:r>
    <w:r w:rsidR="00C13084">
      <w:rPr>
        <w:noProof/>
      </w:rPr>
      <w:t>2026-10-21</w:t>
    </w:r>
    <w:r>
      <w:fldChar w:fldCharType="end"/>
    </w:r>
    <w:r>
      <w:rPr>
        <w:noProof/>
      </w:rPr>
      <mc:AlternateContent>
        <mc:Choice Requires="wps">
          <w:drawing>
            <wp:anchor distT="0" distB="0" distL="0" distR="0" simplePos="0" relativeHeight="251657728" behindDoc="0" locked="0" layoutInCell="0" allowOverlap="1" wp14:anchorId="2A40290F" wp14:editId="7A73F6A4">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548480756"/>
                            <w:docPartObj>
                              <w:docPartGallery w:val="Page Numbers (Bottom of Page)"/>
                              <w:docPartUnique/>
                            </w:docPartObj>
                          </w:sdtPr>
                          <w:sdtContent>
                            <w:p w14:paraId="2CD7F651" w14:textId="77777777" w:rsidR="00B372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2A40290F"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1548480756"/>
                      <w:docPartObj>
                        <w:docPartGallery w:val="Page Numbers (Bottom of Page)"/>
                        <w:docPartUnique/>
                      </w:docPartObj>
                    </w:sdtPr>
                    <w:sdtContent>
                      <w:p w14:paraId="2CD7F651" w14:textId="77777777" w:rsidR="00B372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7919AB" w14:textId="77777777" w:rsidR="008316CF" w:rsidRDefault="008316CF">
      <w:r>
        <w:separator/>
      </w:r>
    </w:p>
  </w:footnote>
  <w:footnote w:type="continuationSeparator" w:id="0">
    <w:p w14:paraId="149F9A0D" w14:textId="77777777" w:rsidR="008316CF" w:rsidRDefault="008316CF">
      <w:r>
        <w:continuationSeparator/>
      </w:r>
    </w:p>
  </w:footnote>
  <w:footnote w:id="1">
    <w:p w14:paraId="4DC9FBBF" w14:textId="77777777" w:rsidR="00B37228"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 w:id="2">
    <w:p w14:paraId="58CBA620" w14:textId="77777777" w:rsidR="00B37228" w:rsidRDefault="00000000">
      <w:pPr>
        <w:pStyle w:val="FootnoteText"/>
      </w:pPr>
      <w:r>
        <w:rPr>
          <w:rStyle w:val="FootnoteCharacters"/>
        </w:rPr>
        <w:footnoteRef/>
      </w:r>
      <w:r>
        <w:t xml:space="preserve"> 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228"/>
    <w:rsid w:val="0044612A"/>
    <w:rsid w:val="008316CF"/>
    <w:rsid w:val="008A5E58"/>
    <w:rsid w:val="00B37228"/>
    <w:rsid w:val="00C1308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3FAECDA"/>
  <w15:docId w15:val="{DD3DF5BA-5617-3D4B-9440-4D46E26FF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C13084"/>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37/h0026256" TargetMode="External"/><Relationship Id="rId18" Type="http://schemas.openxmlformats.org/officeDocument/2006/relationships/hyperlink" Target="https://doi.org/10.1001/jamaneurol.2022.3543" TargetMode="External"/><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yperlink" Target="https://doi.org/10.1177/070674370204700307" TargetMode="External"/><Relationship Id="rId7" Type="http://schemas.openxmlformats.org/officeDocument/2006/relationships/image" Target="media/image2.png"/><Relationship Id="rId12" Type="http://schemas.openxmlformats.org/officeDocument/2006/relationships/hyperlink" Target="https://doi.org/10.1177/014662168200600405" TargetMode="External"/><Relationship Id="rId17" Type="http://schemas.openxmlformats.org/officeDocument/2006/relationships/hyperlink" Target="https://doi.org/10.1017/S003329170002691X" TargetMode="External"/><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s://doi.org/10.1017/S135561772300019X" TargetMode="External"/><Relationship Id="rId20" Type="http://schemas.openxmlformats.org/officeDocument/2006/relationships/hyperlink" Target="https://doi.org/10.1207/s15327906mbr2502_4"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37/0033-2909.107.2.238"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s://doi.org/10.1080/10705519909540118" TargetMode="External"/><Relationship Id="rId23" Type="http://schemas.openxmlformats.org/officeDocument/2006/relationships/hyperlink" Target="https://doi.org/10.18637/jss.v045.i03" TargetMode="External"/><Relationship Id="rId28" Type="http://schemas.microsoft.com/office/2011/relationships/people" Target="people.xml"/><Relationship Id="rId10" Type="http://schemas.openxmlformats.org/officeDocument/2006/relationships/hyperlink" Target="https://www.statmodel.com/download/SRMR2.pdf" TargetMode="External"/><Relationship Id="rId19" Type="http://schemas.openxmlformats.org/officeDocument/2006/relationships/hyperlink" Target="https://doi.org/10.7302/24800" TargetMode="External"/><Relationship Id="rId4" Type="http://schemas.openxmlformats.org/officeDocument/2006/relationships/footnotes" Target="footnotes.xml"/><Relationship Id="rId9" Type="http://schemas.openxmlformats.org/officeDocument/2006/relationships/hyperlink" Target="https://doi.org/10.1136/bmj.332.7549.1080" TargetMode="External"/><Relationship Id="rId14" Type="http://schemas.openxmlformats.org/officeDocument/2006/relationships/hyperlink" Target="https://doi.org/10.1093/geronb/gbr048" TargetMode="External"/><Relationship Id="rId22" Type="http://schemas.openxmlformats.org/officeDocument/2006/relationships/hyperlink" Target="https://doi.org/10.1007/BF0229117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6159</Words>
  <Characters>35110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41187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Jones, Rich</dc:creator>
  <dc:description/>
  <cp:lastModifiedBy>Jones, Rich</cp:lastModifiedBy>
  <cp:revision>2</cp:revision>
  <dcterms:created xsi:type="dcterms:W3CDTF">2026-10-21T16:28:00Z</dcterms:created>
  <dcterms:modified xsi:type="dcterms:W3CDTF">2026-10-21T16:28:00Z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../../templates/apa.csl</vt:lpwstr>
  </property>
  <property fmtid="{D5CDD505-2E9C-101B-9397-08002B2CF9AE}" pid="5" name="date">
    <vt:lpwstr>2026-10-21</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