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8BD929" w14:textId="77777777" w:rsidR="00EB1B35" w:rsidRDefault="00000000">
      <w:pPr>
        <w:pStyle w:val="Title"/>
      </w:pPr>
      <w:r>
        <w:t>Adaptation of the Manly-Jones algorithm to the HRS core survey data</w:t>
      </w:r>
    </w:p>
    <w:p w14:paraId="0716D7C9" w14:textId="77777777" w:rsidR="00EB1B35" w:rsidRDefault="00000000">
      <w:pPr>
        <w:pStyle w:val="Date"/>
      </w:pPr>
      <w:r>
        <w:t>2026-10-18</w:t>
      </w:r>
    </w:p>
    <w:p w14:paraId="1260DDFD" w14:textId="77777777" w:rsidR="00EB1B35" w:rsidRDefault="00000000">
      <w:pPr>
        <w:pStyle w:val="Heading2"/>
      </w:pPr>
      <w:bookmarkStart w:id="0" w:name="purpose-and-overview"/>
      <w:r>
        <w:t>Purpose and overview</w:t>
      </w:r>
    </w:p>
    <w:p w14:paraId="49AD0212" w14:textId="77777777" w:rsidR="00DF4363" w:rsidRDefault="00000000">
      <w:pPr>
        <w:pStyle w:val="FirstParagraph"/>
        <w:rPr>
          <w:ins w:id="1" w:author="Jones, Rich" w:date="2026-10-18T09:54:00Z" w16du:dateUtc="2026-10-18T13:54:00Z"/>
        </w:rPr>
      </w:pPr>
      <w:r>
        <w:t xml:space="preserve">The analysis of the incidence of MCI and dementia in the HRS-HCAP Wave 1 sample is supported by a cognitive classification at the last HRS core interview for participants who died or dropped out before HRS-HCAP Wave 2 (2022). The Manly et al. (2022) </w:t>
      </w:r>
      <w:del w:id="2" w:author="Jones, Rich" w:date="2026-10-18T09:53:00Z" w16du:dateUtc="2026-10-18T13:53:00Z">
        <w:r w:rsidDel="00DF4363">
          <w:delText xml:space="preserve">algorithm cannot be applied to core interview data as written, as it </w:delText>
        </w:r>
      </w:del>
      <w:r>
        <w:t xml:space="preserve">classifies participants as having normal cognition, mild cognitive impairment (MCI), or dementia from 5 cognitive performance domain scores estimated from an hour-long neuropsychological battery, together with an informant interview on cognitive and functional change (Langa et al., 2020). </w:t>
      </w:r>
      <w:ins w:id="3" w:author="Jones, Rich" w:date="2026-10-18T09:53:00Z" w16du:dateUtc="2026-10-18T13:53:00Z">
        <w:r w:rsidR="00DF4363">
          <w:t xml:space="preserve">None of that data is available in the core interview. </w:t>
        </w:r>
      </w:ins>
      <w:r>
        <w:t>The HRS core interview</w:t>
      </w:r>
      <w:del w:id="4" w:author="Jones, Rich" w:date="2026-10-18T09:53:00Z" w16du:dateUtc="2026-10-18T13:53:00Z">
        <w:r w:rsidDel="00DF4363">
          <w:delText>, which has measured cognition in older adults every 2 years since the 1990s with brief tests</w:delText>
        </w:r>
      </w:del>
      <w:r>
        <w:t xml:space="preserve"> (Crimmins et al., 2011; </w:t>
      </w:r>
      <w:proofErr w:type="spellStart"/>
      <w:r>
        <w:t>Ofstedal</w:t>
      </w:r>
      <w:proofErr w:type="spellEnd"/>
      <w:r>
        <w:t xml:space="preserve">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 </w:t>
      </w:r>
    </w:p>
    <w:p w14:paraId="2930ED95" w14:textId="6F1D6A5C" w:rsidR="00EB1B35" w:rsidDel="00DF4363" w:rsidRDefault="00000000">
      <w:pPr>
        <w:pStyle w:val="FirstParagraph"/>
        <w:rPr>
          <w:del w:id="5" w:author="Jones, Rich" w:date="2026-10-18T09:54:00Z" w16du:dateUtc="2026-10-18T13:54:00Z"/>
        </w:rPr>
      </w:pPr>
      <w:r>
        <w:t>To address these differences, we constructed an adaptation we call the “core algorithm”, that follows the logic of the Manly-Jones algorithm with core measures and is calibrated to the Manly-Jones classifications of the same people at HCAP Wave 1 (2016).</w:t>
      </w:r>
    </w:p>
    <w:p w14:paraId="77A1BBF4" w14:textId="77777777" w:rsidR="00DF4363" w:rsidRDefault="00000000" w:rsidP="00DF4363">
      <w:pPr>
        <w:pStyle w:val="FirstParagraph"/>
        <w:rPr>
          <w:ins w:id="6" w:author="Jones, Rich" w:date="2026-10-18T09:56:00Z" w16du:dateUtc="2026-10-18T13:56:00Z"/>
        </w:rPr>
      </w:pPr>
      <w:r>
        <w:t xml:space="preserve">The core algorithm has 4 steps (Figure A1): </w:t>
      </w:r>
    </w:p>
    <w:p w14:paraId="1E2FFB09" w14:textId="77777777" w:rsidR="00DF4363" w:rsidRDefault="00000000" w:rsidP="00DF4363">
      <w:pPr>
        <w:pStyle w:val="FirstParagraph"/>
        <w:rPr>
          <w:ins w:id="7" w:author="Jones, Rich" w:date="2026-10-18T09:56:00Z" w16du:dateUtc="2026-10-18T13:56:00Z"/>
        </w:rPr>
      </w:pPr>
      <w:r>
        <w:t xml:space="preserve">(1) a single cognitive factor score is estimated from the core items; </w:t>
      </w:r>
    </w:p>
    <w:p w14:paraId="24FA1EF2" w14:textId="77777777" w:rsidR="00DF4363" w:rsidRDefault="00000000" w:rsidP="00DF4363">
      <w:pPr>
        <w:pStyle w:val="FirstParagraph"/>
        <w:rPr>
          <w:ins w:id="8" w:author="Jones, Rich" w:date="2026-10-18T09:56:00Z" w16du:dateUtc="2026-10-18T13:56:00Z"/>
        </w:rPr>
      </w:pPr>
      <w:r>
        <w:t xml:space="preserve">(2) the factor score is normed against the HRS-HCAP robust normative sample and expressed as a demographically adjusted T score; </w:t>
      </w:r>
    </w:p>
    <w:p w14:paraId="390C7A1B" w14:textId="77777777" w:rsidR="00DF4363" w:rsidRDefault="00000000" w:rsidP="00DF4363">
      <w:pPr>
        <w:pStyle w:val="FirstParagraph"/>
        <w:rPr>
          <w:ins w:id="9" w:author="Jones, Rich" w:date="2026-10-18T09:56:00Z" w16du:dateUtc="2026-10-18T13:56:00Z"/>
        </w:rPr>
      </w:pPr>
      <w:r>
        <w:t xml:space="preserve">(3) T-score cut points are set so that the weighted class shares match those of the Manly-Jones algorithm at HCAP Wave 1 (2016); and </w:t>
      </w:r>
    </w:p>
    <w:p w14:paraId="768D498B" w14:textId="77777777" w:rsidR="00DF4363" w:rsidRDefault="00000000" w:rsidP="00DF4363">
      <w:pPr>
        <w:pStyle w:val="FirstParagraph"/>
        <w:rPr>
          <w:ins w:id="10" w:author="Jones, Rich" w:date="2026-10-18T09:56:00Z" w16du:dateUtc="2026-10-18T13:56:00Z"/>
        </w:rPr>
      </w:pPr>
      <w:r>
        <w:t xml:space="preserve">(4) decision rules combine the T score, using those cut points, with self-rated memory change, or use the informant questionnaire when no cognitive tests were completed. </w:t>
      </w:r>
    </w:p>
    <w:p w14:paraId="55172938" w14:textId="6FFE14D4" w:rsidR="00EB1B35" w:rsidRDefault="00000000" w:rsidP="00DF4363">
      <w:pPr>
        <w:pStyle w:val="FirstParagraph"/>
        <w:rPr>
          <w:ins w:id="11" w:author="Jones, Rich" w:date="2026-10-18T09:57:00Z" w16du:dateUtc="2026-10-18T13:57:00Z"/>
        </w:rPr>
      </w:pPr>
      <w:r>
        <w:lastRenderedPageBreak/>
        <w:t xml:space="preserve">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w:t>
      </w:r>
      <w:ins w:id="12" w:author="Jones, Rich" w:date="2026-10-18T09:57:00Z" w16du:dateUtc="2026-10-18T13:57:00Z">
        <w:r w:rsidR="00DF4363">
          <w:t>and/</w:t>
        </w:r>
      </w:ins>
      <w:r>
        <w:t>or age, but the scoring model does not change. The same item thresholds, norms, and cut points convert a 2022 response pattern exactly as they would convert the same pattern observed in 2016.</w:t>
      </w:r>
    </w:p>
    <w:p w14:paraId="4172D755" w14:textId="77777777" w:rsidR="00DF4363" w:rsidRDefault="00DF4363" w:rsidP="00DF4363">
      <w:pPr>
        <w:pStyle w:val="BodyText"/>
        <w:rPr>
          <w:ins w:id="13" w:author="Jones, Rich" w:date="2026-10-18T09:57:00Z" w16du:dateUtc="2026-10-18T13:57:00Z"/>
        </w:rPr>
      </w:pPr>
    </w:p>
    <w:p w14:paraId="74953A20" w14:textId="210FF28B" w:rsidR="00DF4363" w:rsidRPr="00DF4363" w:rsidRDefault="00DF4363" w:rsidP="00DF4363">
      <w:pPr>
        <w:pStyle w:val="BodyText"/>
      </w:pPr>
      <w:ins w:id="14" w:author="Jones, Rich" w:date="2026-10-18T09:57:00Z" w16du:dateUtc="2026-10-18T13:57:00Z">
        <w:r>
          <w:t xml:space="preserve">AGENT: use </w:t>
        </w:r>
        <w:r w:rsidRPr="00DF4363">
          <w:t>Figures/HRS-Core-Algorithm-2026-10-18.png</w:t>
        </w:r>
        <w:r>
          <w:t xml:space="preserve"> instead of the figure you generated for Figure A1</w:t>
        </w:r>
      </w:ins>
    </w:p>
    <w:p w14:paraId="74953D1B" w14:textId="77777777" w:rsidR="00EB1B35" w:rsidRDefault="00000000">
      <w:pPr>
        <w:pStyle w:val="CaptionedFigure"/>
      </w:pPr>
      <w:r>
        <w:rPr>
          <w:noProof/>
        </w:rPr>
        <w:drawing>
          <wp:inline distT="0" distB="0" distL="0" distR="0" wp14:anchorId="7CFD5B42" wp14:editId="1EA2ED7D">
            <wp:extent cx="5930900" cy="4562475"/>
            <wp:effectExtent l="0" t="0" r="0" b="0"/>
            <wp:docPr id="1" name="Picture" descr="Figure A1. Core algorithm decision structure. Cut points are those selected in Step 3; the number of participants classified by each rule is in Table A3. IQCODE: Informant Questionnaire on Cognitive Decline in the Elderly. Memory worse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Cut points are those selected in Step 3; the number of participants classified by each rule is in Table A3. IQCODE: Informant Questionnaire on Cognitive Decline in the Elderly. Memory worse includes don’t know, refused, and not ascertained."/>
                    <pic:cNvPicPr>
                      <a:picLocks noChangeAspect="1" noChangeArrowheads="1"/>
                    </pic:cNvPicPr>
                  </pic:nvPicPr>
                  <pic:blipFill>
                    <a:blip r:embed="rId6"/>
                    <a:stretch>
                      <a:fillRect/>
                    </a:stretch>
                  </pic:blipFill>
                  <pic:spPr bwMode="auto">
                    <a:xfrm>
                      <a:off x="0" y="0"/>
                      <a:ext cx="5930900" cy="4562475"/>
                    </a:xfrm>
                    <a:prstGeom prst="rect">
                      <a:avLst/>
                    </a:prstGeom>
                    <a:noFill/>
                  </pic:spPr>
                </pic:pic>
              </a:graphicData>
            </a:graphic>
          </wp:inline>
        </w:drawing>
      </w:r>
    </w:p>
    <w:p w14:paraId="1C562700" w14:textId="03047F65" w:rsidR="00EB1B35" w:rsidRDefault="00000000">
      <w:pPr>
        <w:pStyle w:val="ImageCaption"/>
      </w:pPr>
      <w:r>
        <w:t xml:space="preserve">Figure A1. Core algorithm decision structure. </w:t>
      </w:r>
      <w:del w:id="15" w:author="Jones, Rich" w:date="2026-10-18T09:58:00Z" w16du:dateUtc="2026-10-18T13:58:00Z">
        <w:r w:rsidDel="00DF4363">
          <w:delText xml:space="preserve">Cut points are those selected in Step 3; the number of participants classified by each rule is in Table A3. </w:delText>
        </w:r>
      </w:del>
      <w:r>
        <w:t xml:space="preserve">IQCODE: Informant Questionnaire on Cognitive Decline in the Elderly. </w:t>
      </w:r>
      <w:ins w:id="16" w:author="Jones, Rich" w:date="2026-10-18T09:58:00Z" w16du:dateUtc="2026-10-18T13:58:00Z">
        <w:r w:rsidR="00DF4363">
          <w:t>Self-rated concerns is a rating of m</w:t>
        </w:r>
      </w:ins>
      <w:del w:id="17" w:author="Jones, Rich" w:date="2026-10-18T09:58:00Z" w16du:dateUtc="2026-10-18T13:58:00Z">
        <w:r w:rsidDel="00DF4363">
          <w:delText>M</w:delText>
        </w:r>
      </w:del>
      <w:r>
        <w:t xml:space="preserve">emory worse </w:t>
      </w:r>
      <w:ins w:id="18" w:author="Jones, Rich" w:date="2026-10-18T09:58:00Z" w16du:dateUtc="2026-10-18T13:58:00Z">
        <w:r w:rsidR="00DF4363">
          <w:t xml:space="preserve">than 2 years ago and the “yes” arm </w:t>
        </w:r>
      </w:ins>
      <w:r>
        <w:t>includes don’t know, refused, and not ascertained.</w:t>
      </w:r>
      <w:bookmarkEnd w:id="0"/>
    </w:p>
    <w:p w14:paraId="3022FDF2" w14:textId="77777777" w:rsidR="00EB1B35" w:rsidRDefault="00000000">
      <w:pPr>
        <w:pStyle w:val="Heading2"/>
      </w:pPr>
      <w:bookmarkStart w:id="19" w:name="data"/>
      <w:r>
        <w:lastRenderedPageBreak/>
        <w:t>Data</w:t>
      </w:r>
    </w:p>
    <w:p w14:paraId="0249DFD6" w14:textId="77777777" w:rsidR="00DF4363" w:rsidRDefault="00000000">
      <w:pPr>
        <w:pStyle w:val="FirstParagraph"/>
        <w:rPr>
          <w:ins w:id="20" w:author="Jones, Rich" w:date="2026-10-18T09:59:00Z" w16du:dateUtc="2026-10-18T13:59:00Z"/>
        </w:rPr>
      </w:pPr>
      <w:r>
        <w:t xml:space="preserve">The analytic sample is the 3,496 HRS-HCAP Wave 1 (2016) participants, followed in the HRS core interviews of 2016, 2018, 2020, and 2022. The core algorithm uses 4 kinds of core data: </w:t>
      </w:r>
    </w:p>
    <w:p w14:paraId="7E239EF6" w14:textId="77777777" w:rsidR="00DF4363" w:rsidRDefault="00000000">
      <w:pPr>
        <w:pStyle w:val="FirstParagraph"/>
        <w:rPr>
          <w:ins w:id="21" w:author="Jones, Rich" w:date="2026-10-18T09:59:00Z" w16du:dateUtc="2026-10-18T13:59:00Z"/>
        </w:rPr>
      </w:pPr>
      <w:r>
        <w:t xml:space="preserve">(1) the 8 cognitive items in Table A1; </w:t>
      </w:r>
    </w:p>
    <w:p w14:paraId="6AE5E84C" w14:textId="77777777" w:rsidR="00DF4363" w:rsidRDefault="00000000">
      <w:pPr>
        <w:pStyle w:val="FirstParagraph"/>
        <w:rPr>
          <w:ins w:id="22" w:author="Jones, Rich" w:date="2026-10-18T09:59:00Z" w16du:dateUtc="2026-10-18T13:59:00Z"/>
        </w:rPr>
      </w:pPr>
      <w:r>
        <w:t xml:space="preserve">(2) self-rated memory compared with 2 years ago (HRS item D102: better, about the same, or worse); </w:t>
      </w:r>
    </w:p>
    <w:p w14:paraId="3232E69A" w14:textId="77777777" w:rsidR="00DF4363" w:rsidRDefault="00000000">
      <w:pPr>
        <w:pStyle w:val="FirstParagraph"/>
        <w:rPr>
          <w:ins w:id="23" w:author="Jones, Rich" w:date="2026-10-18T09:59:00Z" w16du:dateUtc="2026-10-18T13:59:00Z"/>
        </w:rPr>
      </w:pPr>
      <w:r>
        <w:t xml:space="preserve">(3) the 16-item informant questionnaire (IQCODE; Jorm, 1994), scored as the mean item rating from 1 (much improved) to 5 (much worse) and collected in proxy interviews; and </w:t>
      </w:r>
    </w:p>
    <w:p w14:paraId="4F78B47D" w14:textId="77777777" w:rsidR="00DF4363" w:rsidRDefault="00000000">
      <w:pPr>
        <w:pStyle w:val="FirstParagraph"/>
        <w:rPr>
          <w:ins w:id="24" w:author="Jones, Rich" w:date="2026-10-18T09:59:00Z" w16du:dateUtc="2026-10-18T13:59:00Z"/>
        </w:rPr>
      </w:pPr>
      <w:r>
        <w:t xml:space="preserve">(4) age, sex, race and ethnicity (non-Hispanic Black, Hispanic), and years of schooling. </w:t>
      </w:r>
    </w:p>
    <w:p w14:paraId="497509AD" w14:textId="60B65F73" w:rsidR="00EB1B35" w:rsidRDefault="00000000">
      <w:pPr>
        <w:pStyle w:val="FirstParagraph"/>
      </w:pPr>
      <w:r>
        <w:t>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19"/>
    </w:p>
    <w:p w14:paraId="2A0106BE" w14:textId="293B760B" w:rsidR="00EB1B35" w:rsidRDefault="00EC5063">
      <w:pPr>
        <w:pStyle w:val="Heading2"/>
      </w:pPr>
      <w:ins w:id="25" w:author="Jones, Rich" w:date="2026-10-18T10:03:00Z" w16du:dateUtc="2026-10-18T14:03:00Z">
        <w:r>
          <w:t xml:space="preserve">Approach: </w:t>
        </w:r>
      </w:ins>
      <w:r w:rsidR="00000000">
        <w:t>Step 1. A single cognitive score from the core battery</w:t>
      </w:r>
    </w:p>
    <w:p w14:paraId="046C7926" w14:textId="77777777" w:rsidR="00EB1B35" w:rsidRDefault="00000000">
      <w:pPr>
        <w:pStyle w:val="FirstParagraph"/>
      </w:pPr>
      <w:r>
        <w:t xml:space="preserve">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w:t>
      </w:r>
      <w:proofErr w:type="spellStart"/>
      <w:r>
        <w:t>Ofstedal</w:t>
      </w:r>
      <w:proofErr w:type="spellEnd"/>
      <w:r>
        <w:t xml:space="preserve"> et al., 2005), and a mix of item formats (counts with ceilings, a pass/fail item, and continuous scores). In the core data, the 5 domain scores cannot be estimated with useful precision.</w:t>
      </w:r>
    </w:p>
    <w:p w14:paraId="3FCF9BBB" w14:textId="77777777" w:rsidR="00EC5063" w:rsidRDefault="00000000">
      <w:pPr>
        <w:pStyle w:val="BodyText"/>
        <w:rPr>
          <w:ins w:id="26" w:author="Jones, Rich" w:date="2026-10-18T10:04:00Z" w16du:dateUtc="2026-10-18T14:04:00Z"/>
        </w:rPr>
      </w:pPr>
      <w:r>
        <w:t>We addressed this with a single-factor confirmatory factor analysis (CFA)</w:t>
      </w:r>
      <w:del w:id="27" w:author="Jones, Rich" w:date="2026-10-18T10:00:00Z" w16du:dateUtc="2026-10-18T14:00:00Z">
        <w:r w:rsidDel="00DF4363">
          <w:delText xml:space="preserve"> model that treats every item on its own scale</w:delText>
        </w:r>
      </w:del>
      <w:r>
        <w:t>. Ordinal and binary items entered through probit thresholds, and the 3 continuous scores (animal naming, delayed word recall, and number series) were rescaled to the 0-1 range (continuous)</w:t>
      </w:r>
      <w:del w:id="28" w:author="Jones, Rich" w:date="2026-10-18T10:00:00Z" w16du:dateUtc="2026-10-18T14:00:00Z">
        <w:r w:rsidDel="00DF4363">
          <w:delText xml:space="preserve"> of 2016 responses</w:delText>
        </w:r>
      </w:del>
      <w:r>
        <w:t xml:space="preserve">. The model was fit to HRS 2016 respondents aged 65 and older (N = 9,218) with the complex sample design (64 strata, 121 clusters) and the HRS-HCAP Wave 1 weights. Respondents outside HRS-HCAP received a weight of 0, so the estimates describe the population that HRS-HCAP represents (3,283 HRS-HCAP participants </w:t>
      </w:r>
      <w:r>
        <w:lastRenderedPageBreak/>
        <w:t xml:space="preserve">with at least 1 HRS core item response). Model fit was evaluated in the pairwise complete sample with the weighted least squares mean and variance adjusted (WLSMV) estimator using Mplus software (version 9, Muthén &amp; Muthén, Los Angeles, CA). Item parameters were then estimated by maximum likelihood with robust standard errors (MLR) and a probit link, which uses every available item response. In subsequent factor score estimation runs, all parameters were fixed at the HCAP Wave 1 </w:t>
      </w:r>
      <w:ins w:id="29" w:author="Jones, Rich" w:date="2026-10-18T10:01:00Z" w16du:dateUtc="2026-10-18T14:01:00Z">
        <w:r w:rsidR="00DF4363">
          <w:t xml:space="preserve">maximum likelihood </w:t>
        </w:r>
      </w:ins>
      <w:r>
        <w:t xml:space="preserve">estimates. Expected a posteriori (EAP) factor scores (Bock &amp; </w:t>
      </w:r>
      <w:proofErr w:type="spellStart"/>
      <w:r>
        <w:t>Mislevy</w:t>
      </w:r>
      <w:proofErr w:type="spellEnd"/>
      <w:r>
        <w:t>,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ins w:id="30" w:author="Jones, Rich" w:date="2026-10-18T10:03:00Z" w16du:dateUtc="2026-10-18T14:03:00Z">
        <w:r w:rsidR="00EC5063">
          <w:br/>
        </w:r>
      </w:ins>
    </w:p>
    <w:p w14:paraId="50705D47" w14:textId="0A96372E" w:rsidR="00EB1B35" w:rsidRDefault="00EC5063" w:rsidP="00EC5063">
      <w:pPr>
        <w:pStyle w:val="Heading2"/>
        <w:pPrChange w:id="31" w:author="Jones, Rich" w:date="2026-10-18T10:04:00Z" w16du:dateUtc="2026-10-18T14:04:00Z">
          <w:pPr>
            <w:pStyle w:val="BodyText"/>
          </w:pPr>
        </w:pPrChange>
      </w:pPr>
      <w:ins w:id="32" w:author="Jones, Rich" w:date="2026-10-18T10:03:00Z" w16du:dateUtc="2026-10-18T14:03:00Z">
        <w:r>
          <w:t>Results</w:t>
        </w:r>
        <w:r w:rsidRPr="00EC5063">
          <w:t>: Step 1. A single cognitive score from the core battery</w:t>
        </w:r>
      </w:ins>
    </w:p>
    <w:p w14:paraId="01B748A9" w14:textId="77777777" w:rsidR="00EB1B35" w:rsidRDefault="00000000">
      <w:pPr>
        <w:pStyle w:val="BodyText"/>
      </w:pPr>
      <w:r>
        <w:t>The single-factor model fit well (RMSEA = 0.035, 90% CI 0.031 to 0.039; CFI = 0.966; TLI = 0.952; SRMR = 0.047)</w:t>
      </w:r>
      <w:r>
        <w:rPr>
          <w:rStyle w:val="FootnoteReference"/>
        </w:rPr>
        <w:footnoteReference w:id="1"/>
      </w:r>
      <w:r>
        <w:t>, by the conventional guides of Hu and Bentler (1999). Standardized 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WLSMV estimates item correlations from pairwise-present data and assumes data are missing completely at random, whereas MLR uses all available responses and assumes data are missing at random.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EB1B35" w14:paraId="7C2BC71E"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6F6B230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A1. HRS core cognitive items and standardized factor loadings</w:t>
            </w:r>
          </w:p>
        </w:tc>
      </w:tr>
      <w:tr w:rsidR="00EB1B35" w14:paraId="29F9F2BC"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3682B92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5006766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22F9D1D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64F51A2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Loading (WLSMV)</w:t>
            </w:r>
          </w:p>
        </w:tc>
      </w:tr>
      <w:tr w:rsidR="00EB1B35" w14:paraId="70EAD5B9" w14:textId="77777777">
        <w:trPr>
          <w:trHeight w:val="360"/>
          <w:jc w:val="center"/>
        </w:trPr>
        <w:tc>
          <w:tcPr>
            <w:tcW w:w="2880" w:type="dxa"/>
            <w:tcBorders>
              <w:top w:val="single" w:sz="12" w:space="0" w:color="666666"/>
            </w:tcBorders>
            <w:shd w:val="clear" w:color="auto" w:fill="FFFFFF"/>
          </w:tcPr>
          <w:p w14:paraId="74E1ED9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1A6484C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1D46DF1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42E89D6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r>
      <w:tr w:rsidR="00EB1B35" w14:paraId="48DE7F5D" w14:textId="77777777">
        <w:trPr>
          <w:trHeight w:val="360"/>
          <w:jc w:val="center"/>
        </w:trPr>
        <w:tc>
          <w:tcPr>
            <w:tcW w:w="2880" w:type="dxa"/>
            <w:shd w:val="clear" w:color="auto" w:fill="FFFFFF"/>
          </w:tcPr>
          <w:p w14:paraId="7C16169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766D666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5DFEB5F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0F97AD4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r>
      <w:tr w:rsidR="00EB1B35" w14:paraId="583542C7" w14:textId="77777777">
        <w:trPr>
          <w:trHeight w:val="360"/>
          <w:jc w:val="center"/>
        </w:trPr>
        <w:tc>
          <w:tcPr>
            <w:tcW w:w="2880" w:type="dxa"/>
            <w:shd w:val="clear" w:color="auto" w:fill="FFFFFF"/>
          </w:tcPr>
          <w:p w14:paraId="1AC8EA1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28C8CC3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3A4E663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6CB433D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0.84</w:t>
            </w:r>
          </w:p>
        </w:tc>
      </w:tr>
      <w:tr w:rsidR="00EB1B35" w14:paraId="15088E02" w14:textId="77777777">
        <w:trPr>
          <w:trHeight w:val="360"/>
          <w:jc w:val="center"/>
        </w:trPr>
        <w:tc>
          <w:tcPr>
            <w:tcW w:w="2880" w:type="dxa"/>
            <w:shd w:val="clear" w:color="auto" w:fill="FFFFFF"/>
          </w:tcPr>
          <w:p w14:paraId="0E4FA26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20157E7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73A2690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38A4602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EB1B35" w14:paraId="43AEB395" w14:textId="77777777">
        <w:trPr>
          <w:trHeight w:val="360"/>
          <w:jc w:val="center"/>
        </w:trPr>
        <w:tc>
          <w:tcPr>
            <w:tcW w:w="2880" w:type="dxa"/>
            <w:shd w:val="clear" w:color="auto" w:fill="FFFFFF"/>
          </w:tcPr>
          <w:p w14:paraId="043CA92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263259D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74AD860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3FFC0DE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EB1B35" w14:paraId="20BDE341" w14:textId="77777777">
        <w:trPr>
          <w:trHeight w:val="360"/>
          <w:jc w:val="center"/>
        </w:trPr>
        <w:tc>
          <w:tcPr>
            <w:tcW w:w="2880" w:type="dxa"/>
            <w:shd w:val="clear" w:color="auto" w:fill="FFFFFF"/>
          </w:tcPr>
          <w:p w14:paraId="202C325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5A94444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050CC16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55650D5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0.62</w:t>
            </w:r>
          </w:p>
        </w:tc>
      </w:tr>
      <w:tr w:rsidR="00EB1B35" w14:paraId="74C27D21" w14:textId="77777777">
        <w:trPr>
          <w:trHeight w:val="360"/>
          <w:jc w:val="center"/>
        </w:trPr>
        <w:tc>
          <w:tcPr>
            <w:tcW w:w="2880" w:type="dxa"/>
            <w:shd w:val="clear" w:color="auto" w:fill="FFFFFF"/>
          </w:tcPr>
          <w:p w14:paraId="2FC3F8E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0C2F6F1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12C4697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140DE97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r>
      <w:tr w:rsidR="00EB1B35" w14:paraId="5C243A66" w14:textId="77777777">
        <w:trPr>
          <w:trHeight w:val="360"/>
          <w:jc w:val="center"/>
        </w:trPr>
        <w:tc>
          <w:tcPr>
            <w:tcW w:w="2880" w:type="dxa"/>
            <w:tcBorders>
              <w:bottom w:val="single" w:sz="12" w:space="0" w:color="666666"/>
            </w:tcBorders>
            <w:shd w:val="clear" w:color="auto" w:fill="FFFFFF"/>
          </w:tcPr>
          <w:p w14:paraId="6447415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1CA2851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21D89F1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0E5B359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r>
      <w:tr w:rsidR="00EB1B35" w14:paraId="7E60CABD" w14:textId="77777777">
        <w:trPr>
          <w:trHeight w:val="360"/>
          <w:jc w:val="center"/>
        </w:trPr>
        <w:tc>
          <w:tcPr>
            <w:tcW w:w="9360" w:type="dxa"/>
            <w:gridSpan w:val="4"/>
            <w:tcBorders>
              <w:top w:val="single" w:sz="12" w:space="0" w:color="666666"/>
            </w:tcBorders>
            <w:shd w:val="clear" w:color="auto" w:fill="FFFFFF"/>
            <w:vAlign w:val="center"/>
          </w:tcPr>
          <w:p w14:paraId="74E132A5"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(HCAP16WGTR; weight 0 outside HRS-HCAP), 64 strata and 121 clusters.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w:t>
            </w:r>
            <w:bookmarkStart w:id="33" w:name="X741d24518151ff2d6a48158f4cd2b7447d9397a"/>
            <w:bookmarkEnd w:id="33"/>
          </w:p>
        </w:tc>
      </w:tr>
    </w:tbl>
    <w:p w14:paraId="624EBCF4" w14:textId="2E7DC385" w:rsidR="00EB1B35" w:rsidRDefault="00EC5063">
      <w:pPr>
        <w:pStyle w:val="Heading2"/>
      </w:pPr>
      <w:ins w:id="34" w:author="Jones, Rich" w:date="2026-10-18T10:05:00Z" w16du:dateUtc="2026-10-18T14:05:00Z">
        <w:r>
          <w:t xml:space="preserve">Approach: </w:t>
        </w:r>
      </w:ins>
      <w:r w:rsidR="00000000">
        <w:t>Step 2. Demographic norms</w:t>
      </w:r>
    </w:p>
    <w:p w14:paraId="01B3C612" w14:textId="77777777" w:rsidR="00EB1B35" w:rsidRDefault="00000000">
      <w:pPr>
        <w:pStyle w:val="FirstParagraph"/>
      </w:pPr>
      <w: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domain scores in Manly et al. (2022).</w:t>
      </w:r>
    </w:p>
    <w:p w14:paraId="68C24374" w14:textId="59CCBC26" w:rsidR="00EB1B35" w:rsidRDefault="00000000">
      <w:pPr>
        <w:pStyle w:val="BodyText"/>
      </w:pPr>
      <w:r>
        <w:t xml:space="preserve">The </w:t>
      </w:r>
      <w:ins w:id="35" w:author="Jones, Rich" w:date="2026-10-18T10:06:00Z" w16du:dateUtc="2026-10-18T14:06:00Z">
        <w:r w:rsidR="00EC5063">
          <w:t xml:space="preserve">HCAP 2016 </w:t>
        </w:r>
      </w:ins>
      <w:r>
        <w:t>robust normative sample (n = 1,787) is used to define “expected” cognitive performance levels. 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This regression converts any factor score, including scores from people outside the normative sample and from later waves, to the normalized metric.</w:t>
      </w:r>
    </w:p>
    <w:p w14:paraId="7FA2ABB4" w14:textId="77777777" w:rsidR="00EB1B35" w:rsidRDefault="00000000">
      <w:pPr>
        <w:pStyle w:val="BodyText"/>
      </w:pPr>
      <w:r>
        <w:t xml:space="preserve">Second, the normalized score was regressed, with survey weights, on age (restricted cubic spline with knots at 70, 78, 86, 94 years, centered at 70), sex, non-Hispanic Black race, Hispanic ethnicity, and years of schooling (centered at 12), together with their 2-way interactions </w:t>
      </w:r>
      <w:r>
        <w:lastRenderedPageBreak/>
        <w:t>(24 terms; R</w:t>
      </w:r>
      <w:r>
        <w:rPr>
          <w:vertAlign w:val="superscript"/>
        </w:rPr>
        <w:t>2</w:t>
      </w:r>
      <w:r>
        <w:t xml:space="preserve"> = 0.37). This demographic equation is used to estimate the expected score according to demographic characteristics.</w:t>
      </w:r>
    </w:p>
    <w:p w14:paraId="1552BEE1" w14:textId="445DB83B" w:rsidR="00EC5063" w:rsidRDefault="00EC5063">
      <w:pPr>
        <w:pStyle w:val="BodyText"/>
        <w:rPr>
          <w:ins w:id="36" w:author="Jones, Rich" w:date="2026-10-18T10:07:00Z" w16du:dateUtc="2026-10-18T14:07:00Z"/>
        </w:rPr>
      </w:pPr>
      <w:ins w:id="37" w:author="Jones, Rich" w:date="2026-10-18T10:06:00Z" w16du:dateUtc="2026-10-18T14:06:00Z">
        <w:r>
          <w:t xml:space="preserve">AGENT: since this </w:t>
        </w:r>
      </w:ins>
      <w:ins w:id="38" w:author="Jones, Rich" w:date="2026-10-18T10:08:00Z" w16du:dateUtc="2026-10-18T14:08:00Z">
        <w:r>
          <w:t xml:space="preserve">next two paragraphs </w:t>
        </w:r>
      </w:ins>
      <w:ins w:id="39" w:author="Jones, Rich" w:date="2026-10-18T10:06:00Z" w16du:dateUtc="2026-10-18T14:06:00Z">
        <w:r>
          <w:t>is now a methods sub-paragraph, the actual</w:t>
        </w:r>
      </w:ins>
      <w:ins w:id="40" w:author="Jones, Rich" w:date="2026-10-18T10:07:00Z" w16du:dateUtc="2026-10-18T14:07:00Z">
        <w:r>
          <w:t xml:space="preserve"> estimated numerical results </w:t>
        </w:r>
        <w:proofErr w:type="gramStart"/>
        <w:r>
          <w:t>have to</w:t>
        </w:r>
        <w:proofErr w:type="gramEnd"/>
        <w:r>
          <w:t xml:space="preserve"> be replaced with symbols or words (0.775, 0.973). The numerical results can be placed in the results someplace in the </w:t>
        </w:r>
        <w:proofErr w:type="spellStart"/>
        <w:r>
          <w:t>propse</w:t>
        </w:r>
        <w:proofErr w:type="spellEnd"/>
        <w:r>
          <w:t>.</w:t>
        </w:r>
      </w:ins>
    </w:p>
    <w:p w14:paraId="1EA2252F" w14:textId="516A66CB" w:rsidR="00EB1B35" w:rsidRDefault="00000000">
      <w:pPr>
        <w:pStyle w:val="BodyText"/>
      </w:pPr>
      <w:r>
        <w:t xml:space="preserve">Third, the </w:t>
      </w:r>
      <w:proofErr w:type="spellStart"/>
      <w:r>
        <w:t>sociodemographically</w:t>
      </w:r>
      <w:proofErr w:type="spellEnd"/>
      <w:r>
        <w:t xml:space="preserve"> adjusted cognitive performance score (T score) was computed as 50 + 10 × (observed − expected) / 0.775, where the denominator is the standard error of the estimate from the demographic regression in the normative sample (the SD of the normalized score, 0.973, multiplied by </w:t>
      </w:r>
      <w:proofErr w:type="gramStart"/>
      <w:r>
        <w:t>√(</w:t>
      </w:r>
      <w:proofErr w:type="gramEnd"/>
      <w:r>
        <w:t>1 − R</w:t>
      </w:r>
      <w:r>
        <w:rPr>
          <w:vertAlign w:val="superscript"/>
        </w:rPr>
        <w:t>2</w:t>
      </w:r>
      <w:r>
        <w:t>)).</w:t>
      </w:r>
    </w:p>
    <w:p w14:paraId="4D793B3D" w14:textId="77777777" w:rsidR="00EB1B35" w:rsidRDefault="00000000">
      <w:pPr>
        <w:pStyle w:val="BodyText"/>
      </w:pPr>
      <w:r>
        <w:t>A T score of 40 means performance 1 residual standard deviation (0.775 normalized-score units) below the level expected for a person of the same age, sex, race, ethnicity, and education; the same residual standard deviation is used regardless of demographic group. In HRS-HCAP Wave 1, the unweighted mean (SD) T score was 50 (10) in the normative sample and 43 (12) among participants excluded from it.</w:t>
      </w:r>
    </w:p>
    <w:p w14:paraId="3EE271B8" w14:textId="1C3CB31F" w:rsidR="00EB1B35" w:rsidRDefault="00EC5063">
      <w:pPr>
        <w:pStyle w:val="Heading2"/>
      </w:pPr>
      <w:bookmarkStart w:id="41" w:name="Xa15cd1e1f6ae71ef0fa59517c41e0c59c06f269"/>
      <w:ins w:id="42" w:author="Jones, Rich" w:date="2026-10-18T10:08:00Z" w16du:dateUtc="2026-10-18T14:08:00Z">
        <w:r>
          <w:t xml:space="preserve">Approach: </w:t>
        </w:r>
      </w:ins>
      <w:r w:rsidR="00000000">
        <w:t>Step 3. Cut points by prevalence matching</w:t>
      </w:r>
    </w:p>
    <w:p w14:paraId="10318287" w14:textId="77777777" w:rsidR="00EB1B35" w:rsidRDefault="00000000">
      <w:pPr>
        <w:pStyle w:val="FirstParagraph"/>
      </w:pPr>
      <w:r>
        <w:t xml:space="preserve">No point on a single </w:t>
      </w:r>
      <w:proofErr w:type="spellStart"/>
      <w:r>
        <w:t>T</w:t>
      </w:r>
      <w:proofErr w:type="spellEnd"/>
      <w:r>
        <w:t xml:space="preserve"> score corresponds by construction to “2 or more domains more than 1.5 standard deviations below expectation,” because the single score pools information that the Manly-Jones algorithm keeps separate. The cut points must be set empirically.</w:t>
      </w:r>
    </w:p>
    <w:p w14:paraId="566930FC" w14:textId="77777777" w:rsidR="00EB1B35" w:rsidRDefault="00000000">
      <w:pPr>
        <w:pStyle w:val="BodyText"/>
      </w:pPr>
      <w:r>
        <w:t>We set them by prevalence matching: the cut points were chosen so that the weighted Normal, MCI, and dementia shares of the core algorithm match those of the Manly-Jones algorithm in HRS-HCAP Wave 1 (N = 3,496). We evaluated every pair of cut points on a grid (severe cut point 25 to 50, moderate cut point 30 to 60, in steps of 0.5), applying the decision rules described in Step 4 (Table A3) unchanged, and selected the pair that minimized the sum of squared differences between the 3 core and Manly-Jones shares, with ties broken by the higher weighted kappa. The dementia share depends only on the severe cut point, and the MCI share depends on both. We matched shares, rather than maximizing agreement, because incidence and prevalence estimates depend on class shares; matching keeps population estimates from core data on the same footing as estimates from HRS-HCAP data. Matching shares does not guarantee that the same people are classified alike, and we report agreement separately below.</w:t>
      </w:r>
    </w:p>
    <w:p w14:paraId="326AC200" w14:textId="51C06251" w:rsidR="00EC5063" w:rsidRDefault="00EC5063" w:rsidP="00EC5063">
      <w:pPr>
        <w:pStyle w:val="Heading2"/>
        <w:rPr>
          <w:ins w:id="43" w:author="Jones, Rich" w:date="2026-10-18T10:09:00Z" w16du:dateUtc="2026-10-18T14:09:00Z"/>
        </w:rPr>
        <w:pPrChange w:id="44" w:author="Jones, Rich" w:date="2026-10-18T10:09:00Z" w16du:dateUtc="2026-10-18T14:09:00Z">
          <w:pPr>
            <w:pStyle w:val="BodyText"/>
          </w:pPr>
        </w:pPrChange>
      </w:pPr>
      <w:ins w:id="45" w:author="Jones, Rich" w:date="2026-10-18T10:09:00Z" w16du:dateUtc="2026-10-18T14:09:00Z">
        <w:r>
          <w:lastRenderedPageBreak/>
          <w:t>Results</w:t>
        </w:r>
        <w:r w:rsidRPr="00EC5063">
          <w:t xml:space="preserve">: Step 3. Cut points by prevalence </w:t>
        </w:r>
        <w:proofErr w:type="spellStart"/>
        <w:r w:rsidRPr="00EC5063">
          <w:t>matching</w:t>
        </w:r>
      </w:ins>
    </w:p>
    <w:p w14:paraId="1C891960" w14:textId="343D657A" w:rsidR="00EB1B35" w:rsidRDefault="00000000">
      <w:pPr>
        <w:pStyle w:val="BodyText"/>
      </w:pPr>
      <w:proofErr w:type="spellEnd"/>
      <w:r>
        <w:t>The selected cut points were T &lt; 38.5 (severe) and T &lt; 46.5 (moderate). With these cut points the weighted shares were 69.6% normal, 21.2% MCI, and 9.1% dementia, against 69.4%, 21.4%, and 9.2% for the Manly-Jones algorithm (Table A2). The grid search also located the pair with the highest 3-class kappa (0.52, at T &lt; 36 and T &lt; 42.5), which gave 14.8% MCI and 7.8% dementia; we did not use it because it does not reproduce the class shares. Figure A2 shows the distribution of T scores with the selected cut points. The cut points were chosen and evaluated in the same sample, so the agreement statistics in Tables A2 and A4 are likely optimistic.</w:t>
      </w:r>
    </w:p>
    <w:tbl>
      <w:tblPr>
        <w:tblW w:w="9362" w:type="dxa"/>
        <w:jc w:val="center"/>
        <w:tblLayout w:type="fixed"/>
        <w:tblCellMar>
          <w:left w:w="0" w:type="dxa"/>
          <w:right w:w="0" w:type="dxa"/>
        </w:tblCellMar>
        <w:tblLook w:val="0420" w:firstRow="1" w:lastRow="0" w:firstColumn="0" w:lastColumn="0" w:noHBand="0" w:noVBand="1"/>
      </w:tblPr>
      <w:tblGrid>
        <w:gridCol w:w="2695"/>
        <w:gridCol w:w="851"/>
        <w:gridCol w:w="992"/>
        <w:gridCol w:w="922"/>
        <w:gridCol w:w="780"/>
        <w:gridCol w:w="1065"/>
        <w:gridCol w:w="992"/>
        <w:gridCol w:w="1065"/>
      </w:tblGrid>
      <w:tr w:rsidR="00EB1B35" w14:paraId="4431551C" w14:textId="77777777">
        <w:trPr>
          <w:trHeight w:val="360"/>
          <w:tblHeader/>
          <w:jc w:val="center"/>
        </w:trPr>
        <w:tc>
          <w:tcPr>
            <w:tcW w:w="9362" w:type="dxa"/>
            <w:gridSpan w:val="8"/>
            <w:tcBorders>
              <w:top w:val="single" w:sz="12" w:space="0" w:color="666666"/>
              <w:bottom w:val="single" w:sz="12" w:space="0" w:color="666666"/>
            </w:tcBorders>
            <w:shd w:val="clear" w:color="auto" w:fill="FFFFFF"/>
            <w:vAlign w:val="center"/>
          </w:tcPr>
          <w:p w14:paraId="529F4BF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Table A2. T-score cut points selected by prevalence matching</w:t>
            </w:r>
          </w:p>
        </w:tc>
      </w:tr>
      <w:tr w:rsidR="00EB1B35" w14:paraId="7409284F" w14:textId="77777777">
        <w:trPr>
          <w:trHeight w:val="360"/>
          <w:tblHeader/>
          <w:jc w:val="center"/>
        </w:trPr>
        <w:tc>
          <w:tcPr>
            <w:tcW w:w="2695" w:type="dxa"/>
            <w:tcBorders>
              <w:top w:val="single" w:sz="12" w:space="0" w:color="666666"/>
              <w:bottom w:val="single" w:sz="12" w:space="0" w:color="666666"/>
            </w:tcBorders>
            <w:shd w:val="clear" w:color="auto" w:fill="FFFFFF"/>
            <w:vAlign w:val="center"/>
          </w:tcPr>
          <w:p w14:paraId="339AF6F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Set</w:t>
            </w:r>
          </w:p>
        </w:tc>
        <w:tc>
          <w:tcPr>
            <w:tcW w:w="851" w:type="dxa"/>
            <w:tcBorders>
              <w:top w:val="single" w:sz="12" w:space="0" w:color="666666"/>
              <w:bottom w:val="single" w:sz="12" w:space="0" w:color="666666"/>
            </w:tcBorders>
            <w:shd w:val="clear" w:color="auto" w:fill="FFFFFF"/>
            <w:vAlign w:val="center"/>
          </w:tcPr>
          <w:p w14:paraId="5B01AC8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92" w:type="dxa"/>
            <w:tcBorders>
              <w:top w:val="single" w:sz="12" w:space="0" w:color="666666"/>
              <w:bottom w:val="single" w:sz="12" w:space="0" w:color="666666"/>
            </w:tcBorders>
            <w:shd w:val="clear" w:color="auto" w:fill="FFFFFF"/>
            <w:vAlign w:val="center"/>
          </w:tcPr>
          <w:p w14:paraId="6A45DEA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922" w:type="dxa"/>
            <w:tcBorders>
              <w:top w:val="single" w:sz="12" w:space="0" w:color="666666"/>
              <w:bottom w:val="single" w:sz="12" w:space="0" w:color="666666"/>
            </w:tcBorders>
            <w:shd w:val="clear" w:color="auto" w:fill="FFFFFF"/>
            <w:vAlign w:val="center"/>
          </w:tcPr>
          <w:p w14:paraId="157CDFA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Normal, %</w:t>
            </w:r>
          </w:p>
        </w:tc>
        <w:tc>
          <w:tcPr>
            <w:tcW w:w="780" w:type="dxa"/>
            <w:tcBorders>
              <w:top w:val="single" w:sz="12" w:space="0" w:color="666666"/>
              <w:bottom w:val="single" w:sz="12" w:space="0" w:color="666666"/>
            </w:tcBorders>
            <w:shd w:val="clear" w:color="auto" w:fill="FFFFFF"/>
            <w:vAlign w:val="center"/>
          </w:tcPr>
          <w:p w14:paraId="729BE73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1065" w:type="dxa"/>
            <w:tcBorders>
              <w:top w:val="single" w:sz="12" w:space="0" w:color="666666"/>
              <w:bottom w:val="single" w:sz="12" w:space="0" w:color="666666"/>
            </w:tcBorders>
            <w:shd w:val="clear" w:color="auto" w:fill="FFFFFF"/>
            <w:vAlign w:val="center"/>
          </w:tcPr>
          <w:p w14:paraId="6202575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992" w:type="dxa"/>
            <w:tcBorders>
              <w:top w:val="single" w:sz="12" w:space="0" w:color="666666"/>
              <w:bottom w:val="single" w:sz="12" w:space="0" w:color="666666"/>
            </w:tcBorders>
            <w:shd w:val="clear" w:color="auto" w:fill="FFFFFF"/>
            <w:vAlign w:val="center"/>
          </w:tcPr>
          <w:p w14:paraId="0EDD722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065" w:type="dxa"/>
            <w:tcBorders>
              <w:top w:val="single" w:sz="12" w:space="0" w:color="666666"/>
              <w:bottom w:val="single" w:sz="12" w:space="0" w:color="666666"/>
            </w:tcBorders>
            <w:shd w:val="clear" w:color="auto" w:fill="FFFFFF"/>
            <w:vAlign w:val="center"/>
          </w:tcPr>
          <w:p w14:paraId="6071424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r>
      <w:tr w:rsidR="00EB1B35" w14:paraId="174C57CC" w14:textId="77777777">
        <w:trPr>
          <w:trHeight w:val="360"/>
          <w:jc w:val="center"/>
        </w:trPr>
        <w:tc>
          <w:tcPr>
            <w:tcW w:w="2695" w:type="dxa"/>
            <w:tcBorders>
              <w:top w:val="single" w:sz="12" w:space="0" w:color="666666"/>
            </w:tcBorders>
            <w:shd w:val="clear" w:color="auto" w:fill="FFFFFF"/>
          </w:tcPr>
          <w:p w14:paraId="1E5C629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Selected (prevalence matching)</w:t>
            </w:r>
          </w:p>
        </w:tc>
        <w:tc>
          <w:tcPr>
            <w:tcW w:w="851" w:type="dxa"/>
            <w:tcBorders>
              <w:top w:val="single" w:sz="12" w:space="0" w:color="666666"/>
            </w:tcBorders>
            <w:shd w:val="clear" w:color="auto" w:fill="FFFFFF"/>
          </w:tcPr>
          <w:p w14:paraId="593E6F4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38.5</w:t>
            </w:r>
          </w:p>
        </w:tc>
        <w:tc>
          <w:tcPr>
            <w:tcW w:w="992" w:type="dxa"/>
            <w:tcBorders>
              <w:top w:val="single" w:sz="12" w:space="0" w:color="666666"/>
            </w:tcBorders>
            <w:shd w:val="clear" w:color="auto" w:fill="FFFFFF"/>
          </w:tcPr>
          <w:p w14:paraId="4B3EDFE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46.5</w:t>
            </w:r>
          </w:p>
        </w:tc>
        <w:tc>
          <w:tcPr>
            <w:tcW w:w="922" w:type="dxa"/>
            <w:tcBorders>
              <w:top w:val="single" w:sz="12" w:space="0" w:color="666666"/>
            </w:tcBorders>
            <w:shd w:val="clear" w:color="auto" w:fill="FFFFFF"/>
          </w:tcPr>
          <w:p w14:paraId="461FE80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69.6</w:t>
            </w:r>
          </w:p>
        </w:tc>
        <w:tc>
          <w:tcPr>
            <w:tcW w:w="780" w:type="dxa"/>
            <w:tcBorders>
              <w:top w:val="single" w:sz="12" w:space="0" w:color="666666"/>
            </w:tcBorders>
            <w:shd w:val="clear" w:color="auto" w:fill="FFFFFF"/>
          </w:tcPr>
          <w:p w14:paraId="5115F35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1065" w:type="dxa"/>
            <w:tcBorders>
              <w:top w:val="single" w:sz="12" w:space="0" w:color="666666"/>
            </w:tcBorders>
            <w:shd w:val="clear" w:color="auto" w:fill="FFFFFF"/>
          </w:tcPr>
          <w:p w14:paraId="5226434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992" w:type="dxa"/>
            <w:tcBorders>
              <w:top w:val="single" w:sz="12" w:space="0" w:color="666666"/>
            </w:tcBorders>
            <w:shd w:val="clear" w:color="auto" w:fill="FFFFFF"/>
          </w:tcPr>
          <w:p w14:paraId="20EFC46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tcBorders>
              <w:top w:val="single" w:sz="12" w:space="0" w:color="666666"/>
            </w:tcBorders>
            <w:shd w:val="clear" w:color="auto" w:fill="FFFFFF"/>
          </w:tcPr>
          <w:p w14:paraId="294D589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r>
      <w:tr w:rsidR="00EB1B35" w14:paraId="06DC89E7" w14:textId="77777777">
        <w:trPr>
          <w:trHeight w:val="360"/>
          <w:jc w:val="center"/>
        </w:trPr>
        <w:tc>
          <w:tcPr>
            <w:tcW w:w="2695" w:type="dxa"/>
            <w:shd w:val="clear" w:color="auto" w:fill="FFFFFF"/>
          </w:tcPr>
          <w:p w14:paraId="66D0F6C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Highest 3-class kappa on the grid</w:t>
            </w:r>
          </w:p>
        </w:tc>
        <w:tc>
          <w:tcPr>
            <w:tcW w:w="851" w:type="dxa"/>
            <w:shd w:val="clear" w:color="auto" w:fill="FFFFFF"/>
          </w:tcPr>
          <w:p w14:paraId="799785E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36</w:t>
            </w:r>
          </w:p>
        </w:tc>
        <w:tc>
          <w:tcPr>
            <w:tcW w:w="992" w:type="dxa"/>
            <w:shd w:val="clear" w:color="auto" w:fill="FFFFFF"/>
          </w:tcPr>
          <w:p w14:paraId="44F8104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42.5</w:t>
            </w:r>
          </w:p>
        </w:tc>
        <w:tc>
          <w:tcPr>
            <w:tcW w:w="922" w:type="dxa"/>
            <w:shd w:val="clear" w:color="auto" w:fill="FFFFFF"/>
          </w:tcPr>
          <w:p w14:paraId="7B958A9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77.4</w:t>
            </w:r>
          </w:p>
        </w:tc>
        <w:tc>
          <w:tcPr>
            <w:tcW w:w="780" w:type="dxa"/>
            <w:shd w:val="clear" w:color="auto" w:fill="FFFFFF"/>
          </w:tcPr>
          <w:p w14:paraId="32F3E84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14.8</w:t>
            </w:r>
          </w:p>
        </w:tc>
        <w:tc>
          <w:tcPr>
            <w:tcW w:w="1065" w:type="dxa"/>
            <w:shd w:val="clear" w:color="auto" w:fill="FFFFFF"/>
          </w:tcPr>
          <w:p w14:paraId="5221CE1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7.8</w:t>
            </w:r>
          </w:p>
        </w:tc>
        <w:tc>
          <w:tcPr>
            <w:tcW w:w="992" w:type="dxa"/>
            <w:shd w:val="clear" w:color="auto" w:fill="FFFFFF"/>
          </w:tcPr>
          <w:p w14:paraId="75EB54D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065" w:type="dxa"/>
            <w:shd w:val="clear" w:color="auto" w:fill="FFFFFF"/>
          </w:tcPr>
          <w:p w14:paraId="6021AC5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r>
      <w:tr w:rsidR="00EB1B35" w14:paraId="554D3C6B" w14:textId="77777777">
        <w:trPr>
          <w:trHeight w:val="360"/>
          <w:jc w:val="center"/>
        </w:trPr>
        <w:tc>
          <w:tcPr>
            <w:tcW w:w="2695" w:type="dxa"/>
            <w:tcBorders>
              <w:bottom w:val="single" w:sz="12" w:space="0" w:color="666666"/>
            </w:tcBorders>
            <w:shd w:val="clear" w:color="auto" w:fill="FFFFFF"/>
          </w:tcPr>
          <w:p w14:paraId="55A31AA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Target: Manly-Jones algorithm</w:t>
            </w:r>
          </w:p>
        </w:tc>
        <w:tc>
          <w:tcPr>
            <w:tcW w:w="851" w:type="dxa"/>
            <w:tcBorders>
              <w:bottom w:val="single" w:sz="12" w:space="0" w:color="666666"/>
            </w:tcBorders>
            <w:shd w:val="clear" w:color="auto" w:fill="FFFFFF"/>
          </w:tcPr>
          <w:p w14:paraId="6D42CAFD" w14:textId="77777777" w:rsidR="00EB1B35" w:rsidRDefault="00EB1B35">
            <w:pPr>
              <w:keepNext/>
              <w:spacing w:before="100" w:after="100"/>
              <w:ind w:left="100" w:right="100"/>
              <w:rPr>
                <w:rFonts w:eastAsia="Arial" w:cs="Arial"/>
                <w:color w:val="000000"/>
                <w:sz w:val="16"/>
                <w:szCs w:val="16"/>
              </w:rPr>
            </w:pPr>
          </w:p>
        </w:tc>
        <w:tc>
          <w:tcPr>
            <w:tcW w:w="992" w:type="dxa"/>
            <w:tcBorders>
              <w:bottom w:val="single" w:sz="12" w:space="0" w:color="666666"/>
            </w:tcBorders>
            <w:shd w:val="clear" w:color="auto" w:fill="FFFFFF"/>
          </w:tcPr>
          <w:p w14:paraId="367246F1" w14:textId="77777777" w:rsidR="00EB1B35" w:rsidRDefault="00EB1B35">
            <w:pPr>
              <w:keepNext/>
              <w:spacing w:before="100" w:after="100"/>
              <w:ind w:left="100" w:right="100"/>
              <w:rPr>
                <w:rFonts w:eastAsia="Arial" w:cs="Arial"/>
                <w:color w:val="000000"/>
                <w:sz w:val="16"/>
                <w:szCs w:val="16"/>
              </w:rPr>
            </w:pPr>
          </w:p>
        </w:tc>
        <w:tc>
          <w:tcPr>
            <w:tcW w:w="922" w:type="dxa"/>
            <w:tcBorders>
              <w:bottom w:val="single" w:sz="12" w:space="0" w:color="666666"/>
            </w:tcBorders>
            <w:shd w:val="clear" w:color="auto" w:fill="FFFFFF"/>
          </w:tcPr>
          <w:p w14:paraId="59186F2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69.4</w:t>
            </w:r>
          </w:p>
        </w:tc>
        <w:tc>
          <w:tcPr>
            <w:tcW w:w="780" w:type="dxa"/>
            <w:tcBorders>
              <w:bottom w:val="single" w:sz="12" w:space="0" w:color="666666"/>
            </w:tcBorders>
            <w:shd w:val="clear" w:color="auto" w:fill="FFFFFF"/>
          </w:tcPr>
          <w:p w14:paraId="196C2E3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065" w:type="dxa"/>
            <w:tcBorders>
              <w:bottom w:val="single" w:sz="12" w:space="0" w:color="666666"/>
            </w:tcBorders>
            <w:shd w:val="clear" w:color="auto" w:fill="FFFFFF"/>
          </w:tcPr>
          <w:p w14:paraId="6634C22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992" w:type="dxa"/>
            <w:tcBorders>
              <w:bottom w:val="single" w:sz="12" w:space="0" w:color="666666"/>
            </w:tcBorders>
            <w:shd w:val="clear" w:color="auto" w:fill="FFFFFF"/>
          </w:tcPr>
          <w:p w14:paraId="110A10EB" w14:textId="77777777" w:rsidR="00EB1B35" w:rsidRDefault="00EB1B35">
            <w:pPr>
              <w:keepNext/>
              <w:spacing w:before="100" w:after="100"/>
              <w:ind w:left="100" w:right="100"/>
              <w:rPr>
                <w:rFonts w:eastAsia="Arial" w:cs="Arial"/>
                <w:color w:val="000000"/>
                <w:sz w:val="16"/>
                <w:szCs w:val="16"/>
              </w:rPr>
            </w:pPr>
          </w:p>
        </w:tc>
        <w:tc>
          <w:tcPr>
            <w:tcW w:w="1065" w:type="dxa"/>
            <w:tcBorders>
              <w:bottom w:val="single" w:sz="12" w:space="0" w:color="666666"/>
            </w:tcBorders>
            <w:shd w:val="clear" w:color="auto" w:fill="FFFFFF"/>
          </w:tcPr>
          <w:p w14:paraId="4A37AF4F" w14:textId="77777777" w:rsidR="00EB1B35" w:rsidRDefault="00EB1B35">
            <w:pPr>
              <w:keepNext/>
              <w:spacing w:before="100" w:after="100"/>
              <w:ind w:left="100" w:right="100"/>
              <w:rPr>
                <w:rFonts w:eastAsia="Arial" w:cs="Arial"/>
                <w:color w:val="000000"/>
                <w:sz w:val="16"/>
                <w:szCs w:val="16"/>
              </w:rPr>
            </w:pPr>
          </w:p>
        </w:tc>
      </w:tr>
      <w:tr w:rsidR="00EB1B35" w14:paraId="04302A9E" w14:textId="77777777">
        <w:trPr>
          <w:trHeight w:val="360"/>
          <w:jc w:val="center"/>
        </w:trPr>
        <w:tc>
          <w:tcPr>
            <w:tcW w:w="9362" w:type="dxa"/>
            <w:gridSpan w:val="8"/>
            <w:tcBorders>
              <w:top w:val="single" w:sz="12" w:space="0" w:color="666666"/>
            </w:tcBorders>
            <w:shd w:val="clear" w:color="auto" w:fill="FFFFFF"/>
            <w:vAlign w:val="center"/>
          </w:tcPr>
          <w:p w14:paraId="07617B29" w14:textId="77777777" w:rsidR="00EB1B35" w:rsidRDefault="00000000">
            <w:pPr>
              <w:spacing w:before="100" w:after="100"/>
              <w:ind w:left="100" w:right="100"/>
              <w:rPr>
                <w:ins w:id="46" w:author="Jones, Rich" w:date="2026-10-18T10:09:00Z" w16du:dateUtc="2026-10-18T14:09:00Z"/>
                <w:rFonts w:eastAsia="Arial" w:cs="Arial"/>
                <w:color w:val="000000"/>
                <w:sz w:val="16"/>
                <w:szCs w:val="16"/>
              </w:rPr>
            </w:pPr>
            <w:r>
              <w:rPr>
                <w:rFonts w:eastAsia="Arial" w:cs="Arial"/>
                <w:color w:val="000000"/>
                <w:sz w:val="16"/>
                <w:szCs w:val="16"/>
              </w:rPr>
              <w:t xml:space="preserve">HRS-HCAP Wave 1, N = 3,496. Percentages and </w:t>
            </w:r>
            <w:proofErr w:type="spellStart"/>
            <w:r>
              <w:rPr>
                <w:rFonts w:eastAsia="Arial" w:cs="Arial"/>
                <w:color w:val="000000"/>
                <w:sz w:val="16"/>
                <w:szCs w:val="16"/>
              </w:rPr>
              <w:t>kappas</w:t>
            </w:r>
            <w:proofErr w:type="spellEnd"/>
            <w:r>
              <w:rPr>
                <w:rFonts w:eastAsia="Arial" w:cs="Arial"/>
                <w:color w:val="000000"/>
                <w:sz w:val="16"/>
                <w:szCs w:val="16"/>
              </w:rPr>
              <w:t xml:space="preserve"> are weighted (HCAP16WGTR). Kappas compare the core algorithm with the Manly-Jones algorithm (3-class: quadratic weights; dementia: dementia versus not). The grid search covered 2,250 pairs of cut points in steps of 0.5 T-score points; the kappa-maximizing pair is shown for comparison. Cut points were chosen and evaluated in the same sample.</w:t>
            </w:r>
          </w:p>
          <w:p w14:paraId="6DDC3EBA" w14:textId="77777777" w:rsidR="00EC5063" w:rsidRDefault="00EC5063">
            <w:pPr>
              <w:spacing w:before="100" w:after="100"/>
              <w:ind w:left="100" w:right="100"/>
              <w:rPr>
                <w:ins w:id="47" w:author="Jones, Rich" w:date="2026-10-18T10:09:00Z" w16du:dateUtc="2026-10-18T14:09:00Z"/>
                <w:rFonts w:eastAsia="Arial" w:cs="Arial"/>
                <w:color w:val="000000"/>
                <w:sz w:val="16"/>
                <w:szCs w:val="16"/>
              </w:rPr>
            </w:pPr>
          </w:p>
          <w:p w14:paraId="0F13C318" w14:textId="775D533A" w:rsidR="00EC5063" w:rsidRDefault="00EC5063">
            <w:pPr>
              <w:spacing w:before="100" w:after="100"/>
              <w:ind w:left="100" w:right="100"/>
              <w:rPr>
                <w:rFonts w:eastAsia="Arial" w:cs="Arial"/>
                <w:color w:val="000000"/>
                <w:sz w:val="16"/>
                <w:szCs w:val="16"/>
              </w:rPr>
            </w:pPr>
            <w:ins w:id="48" w:author="Jones, Rich" w:date="2026-10-18T10:09:00Z" w16du:dateUtc="2026-10-18T14:09:00Z">
              <w:r>
                <w:rPr>
                  <w:rFonts w:eastAsia="Arial" w:cs="Arial"/>
                  <w:color w:val="000000"/>
                  <w:sz w:val="16"/>
                  <w:szCs w:val="16"/>
                </w:rPr>
                <w:t xml:space="preserve">AGENT: in the figure density plot shown below, the added text is overlapping. Maybe </w:t>
              </w:r>
              <w:proofErr w:type="spellStart"/>
              <w:r>
                <w:rPr>
                  <w:rFonts w:eastAsia="Arial" w:cs="Arial"/>
                  <w:color w:val="000000"/>
                  <w:sz w:val="16"/>
                  <w:szCs w:val="16"/>
                </w:rPr>
                <w:t>ggrepel</w:t>
              </w:r>
              <w:proofErr w:type="spellEnd"/>
              <w:r>
                <w:rPr>
                  <w:rFonts w:eastAsia="Arial" w:cs="Arial"/>
                  <w:color w:val="000000"/>
                  <w:sz w:val="16"/>
                  <w:szCs w:val="16"/>
                </w:rPr>
                <w:t xml:space="preserve"> can</w:t>
              </w:r>
            </w:ins>
            <w:ins w:id="49" w:author="Jones, Rich" w:date="2026-10-18T10:10:00Z" w16du:dateUtc="2026-10-18T14:10:00Z">
              <w:r>
                <w:rPr>
                  <w:rFonts w:eastAsia="Arial" w:cs="Arial"/>
                  <w:color w:val="000000"/>
                  <w:sz w:val="16"/>
                  <w:szCs w:val="16"/>
                </w:rPr>
                <w:t xml:space="preserve"> help place those text boxes in a better location. The class shares added text information is not relevant at this step. What we</w:t>
              </w:r>
            </w:ins>
            <w:ins w:id="50" w:author="Jones, Rich" w:date="2026-10-18T10:11:00Z" w16du:dateUtc="2026-10-18T14:11:00Z">
              <w:r>
                <w:rPr>
                  <w:rFonts w:eastAsia="Arial" w:cs="Arial"/>
                  <w:color w:val="000000"/>
                  <w:sz w:val="16"/>
                  <w:szCs w:val="16"/>
                </w:rPr>
                <w:t xml:space="preserve"> (should be) trying to match are cut points on the Core algorithm cognition measure to the 2+ domains </w:t>
              </w:r>
              <w:proofErr w:type="spellStart"/>
              <w:r>
                <w:rPr>
                  <w:rFonts w:eastAsia="Arial" w:cs="Arial"/>
                  <w:color w:val="000000"/>
                  <w:sz w:val="16"/>
                  <w:szCs w:val="16"/>
                </w:rPr>
                <w:t>impared</w:t>
              </w:r>
              <w:proofErr w:type="spellEnd"/>
              <w:r>
                <w:rPr>
                  <w:rFonts w:eastAsia="Arial" w:cs="Arial"/>
                  <w:color w:val="000000"/>
                  <w:sz w:val="16"/>
                  <w:szCs w:val="16"/>
                </w:rPr>
                <w:t>, and 1 domain impaired, and 0 domains impaired categories from the HRS/HCAP 2016 algorithm. So that text box can be removed or replaced with the relevant information. Probably bet</w:t>
              </w:r>
            </w:ins>
            <w:ins w:id="51" w:author="Jones, Rich" w:date="2026-10-18T10:12:00Z" w16du:dateUtc="2026-10-18T14:12:00Z">
              <w:r>
                <w:rPr>
                  <w:rFonts w:eastAsia="Arial" w:cs="Arial"/>
                  <w:color w:val="000000"/>
                  <w:sz w:val="16"/>
                  <w:szCs w:val="16"/>
                </w:rPr>
                <w:t xml:space="preserve">ter to remove it and report it in a separate table. </w:t>
              </w:r>
            </w:ins>
          </w:p>
        </w:tc>
      </w:tr>
    </w:tbl>
    <w:p w14:paraId="46DF9A08" w14:textId="77777777" w:rsidR="00EB1B35" w:rsidRDefault="00000000">
      <w:pPr>
        <w:pStyle w:val="CaptionedFigure"/>
      </w:pPr>
      <w:r>
        <w:rPr>
          <w:noProof/>
        </w:rPr>
        <w:lastRenderedPageBreak/>
        <w:drawing>
          <wp:inline distT="0" distB="0" distL="0" distR="0" wp14:anchorId="6B7D8749" wp14:editId="49BBE22C">
            <wp:extent cx="5930900" cy="3279140"/>
            <wp:effectExtent l="0" t="0" r="0" b="0"/>
            <wp:doc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The box gives the weighted class shares of the core algorithm and the Manly-Jones target; class shares also include the 213 participants classified from the IQCODE, who have no 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The box gives the weighted class shares of the core algorithm and the Manly-Jones target; class shares also include the 213 participants classified from the IQCODE, who have no T score."/>
                    <pic:cNvPicPr>
                      <a:picLocks noChangeAspect="1" noChangeArrowheads="1"/>
                    </pic:cNvPicPr>
                  </pic:nvPicPr>
                  <pic:blipFill>
                    <a:blip r:embed="rId7"/>
                    <a:stretch>
                      <a:fillRect/>
                    </a:stretch>
                  </pic:blipFill>
                  <pic:spPr bwMode="auto">
                    <a:xfrm>
                      <a:off x="0" y="0"/>
                      <a:ext cx="5930900" cy="3279140"/>
                    </a:xfrm>
                    <a:prstGeom prst="rect">
                      <a:avLst/>
                    </a:prstGeom>
                    <a:noFill/>
                  </pic:spPr>
                </pic:pic>
              </a:graphicData>
            </a:graphic>
          </wp:inline>
        </w:drawing>
      </w:r>
    </w:p>
    <w:p w14:paraId="0B250C50" w14:textId="231CB4C2" w:rsidR="00EB1B35" w:rsidRDefault="00000000">
      <w:pPr>
        <w:pStyle w:val="ImageCaption"/>
      </w:pPr>
      <w:r>
        <w:t xml:space="preserve">Figure A2. Weighted distribution of demographically adjusted T scores among HRS-HCAP Wave 1 participants with core cognitive tests (n = 3,283), with the selected cut points (dashed lines). Band labels give the weighted share of these participants in each T-score band. </w:t>
      </w:r>
      <w:del w:id="52" w:author="Jones, Rich" w:date="2026-10-18T10:12:00Z" w16du:dateUtc="2026-10-18T14:12:00Z">
        <w:r w:rsidDel="00EC5063">
          <w:delText>The box gives the weighted class shares of the core algorithm and the Manly-Jones target; class shares also include the 213 participants classified from the IQCODE, who have no T score.</w:delText>
        </w:r>
      </w:del>
      <w:bookmarkEnd w:id="41"/>
    </w:p>
    <w:p w14:paraId="2755FFA7" w14:textId="77777777" w:rsidR="00EB1B35" w:rsidRDefault="00000000">
      <w:pPr>
        <w:pStyle w:val="Heading2"/>
      </w:pPr>
      <w:r>
        <w:t>Step 4. Classification rules</w:t>
      </w:r>
    </w:p>
    <w:p w14:paraId="18DCCDA7" w14:textId="77777777" w:rsidR="00E20F85" w:rsidRDefault="00E20F85">
      <w:pPr>
        <w:pStyle w:val="FirstParagraph"/>
        <w:rPr>
          <w:ins w:id="53" w:author="Jones, Rich" w:date="2026-10-18T10:13:00Z" w16du:dateUtc="2026-10-18T14:13:00Z"/>
        </w:rPr>
      </w:pPr>
      <w:ins w:id="54" w:author="Jones, Rich" w:date="2026-10-18T10:13:00Z" w16du:dateUtc="2026-10-18T14:13:00Z">
        <w:r>
          <w:t>AGENT: I still think this next paragraph is a part of step 3:</w:t>
        </w:r>
      </w:ins>
    </w:p>
    <w:p w14:paraId="293D720D" w14:textId="7D755222" w:rsidR="00EB1B35" w:rsidRDefault="00000000">
      <w:pPr>
        <w:pStyle w:val="FirstParagraph"/>
      </w:pPr>
      <w:r>
        <w:t>In the Manly-Jones algorithm, dementia requires at least 2 impaired domains and an informant report of functional impairment, and MCI requires at least 1 impaired domain with informant-reported concern or self-reported memory worsening (Manly et al., 2022). The core interview has no domains, and it has no informant report for respondents who answer for themselves.</w:t>
      </w:r>
    </w:p>
    <w:p w14:paraId="354D2208" w14:textId="77777777" w:rsidR="00EB1B35" w:rsidRDefault="00000000">
      <w:pPr>
        <w:pStyle w:val="BodyText"/>
      </w:pPr>
      <w:r>
        <w:t>We replaced each element with its closest core counterpart (Table A3). Two T-score cut points (Step 3) stand in for the count of the number of domains impaired: T below the severe cut point corresponds to impairment in 2 or more domains, and T between the severe and moderate cut points corresponds to impairment in 1 domain. Self-rated memory worsening used in the Manly-Jones algorithm is a core item, and is used in place of informant report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w:t>
      </w:r>
      <w:proofErr w:type="spellStart"/>
      <w:r>
        <w:t>Oudshoorn</w:t>
      </w:r>
      <w:proofErr w:type="spellEnd"/>
      <w:r>
        <w:t xml:space="preserve">, 2011); no Wave 1 participant with a T score was missing it, and “don’t </w:t>
      </w:r>
      <w:r>
        <w:lastRenderedPageBreak/>
        <w:t>know,” refused, and not ascertained responses (4 participants) were counted as worse, which assigns these participants to the more impaired class. Self-reported limitations in activities of daily living were considered for the second criterion and not used (see Endnote).</w:t>
      </w:r>
    </w:p>
    <w:tbl>
      <w:tblPr>
        <w:tblW w:w="9360" w:type="dxa"/>
        <w:jc w:val="center"/>
        <w:tblLayout w:type="fixed"/>
        <w:tblCellMar>
          <w:left w:w="0" w:type="dxa"/>
          <w:right w:w="0" w:type="dxa"/>
        </w:tblCellMar>
        <w:tblLook w:val="0420" w:firstRow="1" w:lastRow="0" w:firstColumn="0" w:lastColumn="0" w:noHBand="0" w:noVBand="1"/>
      </w:tblPr>
      <w:tblGrid>
        <w:gridCol w:w="1736"/>
        <w:gridCol w:w="2037"/>
        <w:gridCol w:w="3019"/>
        <w:gridCol w:w="1661"/>
        <w:gridCol w:w="907"/>
      </w:tblGrid>
      <w:tr w:rsidR="00EB1B35" w14:paraId="2ECF5DE5"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6B1F676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Table A3. Core algorithm decision rules and participants classified by each rule, HRS-HCAP Wave 1</w:t>
            </w:r>
          </w:p>
        </w:tc>
      </w:tr>
      <w:tr w:rsidR="00EB1B35" w14:paraId="36ABEEC1" w14:textId="77777777">
        <w:trPr>
          <w:trHeight w:val="360"/>
          <w:tblHeader/>
          <w:jc w:val="center"/>
        </w:trPr>
        <w:tc>
          <w:tcPr>
            <w:tcW w:w="1736" w:type="dxa"/>
            <w:tcBorders>
              <w:top w:val="single" w:sz="12" w:space="0" w:color="666666"/>
              <w:bottom w:val="single" w:sz="12" w:space="0" w:color="666666"/>
            </w:tcBorders>
            <w:shd w:val="clear" w:color="auto" w:fill="FFFFFF"/>
            <w:vAlign w:val="center"/>
          </w:tcPr>
          <w:p w14:paraId="6451F4E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Route</w:t>
            </w:r>
          </w:p>
        </w:tc>
        <w:tc>
          <w:tcPr>
            <w:tcW w:w="2037" w:type="dxa"/>
            <w:tcBorders>
              <w:top w:val="single" w:sz="12" w:space="0" w:color="666666"/>
              <w:bottom w:val="single" w:sz="12" w:space="0" w:color="666666"/>
            </w:tcBorders>
            <w:shd w:val="clear" w:color="auto" w:fill="FFFFFF"/>
            <w:vAlign w:val="center"/>
          </w:tcPr>
          <w:p w14:paraId="372E270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019" w:type="dxa"/>
            <w:tcBorders>
              <w:top w:val="single" w:sz="12" w:space="0" w:color="666666"/>
              <w:bottom w:val="single" w:sz="12" w:space="0" w:color="666666"/>
            </w:tcBorders>
            <w:shd w:val="clear" w:color="auto" w:fill="FFFFFF"/>
            <w:vAlign w:val="center"/>
          </w:tcPr>
          <w:p w14:paraId="009C05D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Second criterion</w:t>
            </w:r>
          </w:p>
        </w:tc>
        <w:tc>
          <w:tcPr>
            <w:tcW w:w="1661" w:type="dxa"/>
            <w:tcBorders>
              <w:top w:val="single" w:sz="12" w:space="0" w:color="666666"/>
              <w:bottom w:val="single" w:sz="12" w:space="0" w:color="666666"/>
            </w:tcBorders>
            <w:shd w:val="clear" w:color="auto" w:fill="FFFFFF"/>
            <w:vAlign w:val="center"/>
          </w:tcPr>
          <w:p w14:paraId="7C99023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907" w:type="dxa"/>
            <w:tcBorders>
              <w:top w:val="single" w:sz="12" w:space="0" w:color="666666"/>
              <w:bottom w:val="single" w:sz="12" w:space="0" w:color="666666"/>
            </w:tcBorders>
            <w:shd w:val="clear" w:color="auto" w:fill="FFFFFF"/>
            <w:vAlign w:val="center"/>
          </w:tcPr>
          <w:p w14:paraId="14F5D9A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r>
      <w:tr w:rsidR="00EB1B35" w14:paraId="3FD52826" w14:textId="77777777">
        <w:trPr>
          <w:trHeight w:val="360"/>
          <w:jc w:val="center"/>
        </w:trPr>
        <w:tc>
          <w:tcPr>
            <w:tcW w:w="1736" w:type="dxa"/>
            <w:tcBorders>
              <w:top w:val="single" w:sz="12" w:space="0" w:color="666666"/>
            </w:tcBorders>
            <w:shd w:val="clear" w:color="auto" w:fill="FFFFFF"/>
          </w:tcPr>
          <w:p w14:paraId="7CF32B1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tcBorders>
              <w:top w:val="single" w:sz="12" w:space="0" w:color="666666"/>
            </w:tcBorders>
            <w:shd w:val="clear" w:color="auto" w:fill="FFFFFF"/>
          </w:tcPr>
          <w:p w14:paraId="17C90E6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3019" w:type="dxa"/>
            <w:tcBorders>
              <w:top w:val="single" w:sz="12" w:space="0" w:color="666666"/>
            </w:tcBorders>
            <w:shd w:val="clear" w:color="auto" w:fill="FFFFFF"/>
          </w:tcPr>
          <w:p w14:paraId="173AB22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tcBorders>
              <w:top w:val="single" w:sz="12" w:space="0" w:color="666666"/>
            </w:tcBorders>
            <w:shd w:val="clear" w:color="auto" w:fill="FFFFFF"/>
          </w:tcPr>
          <w:p w14:paraId="41D0699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tcBorders>
              <w:top w:val="single" w:sz="12" w:space="0" w:color="666666"/>
            </w:tcBorders>
            <w:shd w:val="clear" w:color="auto" w:fill="FFFFFF"/>
          </w:tcPr>
          <w:p w14:paraId="73708CC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237</w:t>
            </w:r>
          </w:p>
        </w:tc>
      </w:tr>
      <w:tr w:rsidR="00EB1B35" w14:paraId="551D6DB5" w14:textId="77777777">
        <w:trPr>
          <w:trHeight w:val="360"/>
          <w:jc w:val="center"/>
        </w:trPr>
        <w:tc>
          <w:tcPr>
            <w:tcW w:w="1736" w:type="dxa"/>
            <w:shd w:val="clear" w:color="auto" w:fill="FFFFFF"/>
          </w:tcPr>
          <w:p w14:paraId="6F7217B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0703ABA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3019" w:type="dxa"/>
            <w:shd w:val="clear" w:color="auto" w:fill="FFFFFF"/>
          </w:tcPr>
          <w:p w14:paraId="32DC208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41D870C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276B295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487</w:t>
            </w:r>
          </w:p>
        </w:tc>
      </w:tr>
      <w:tr w:rsidR="00EB1B35" w14:paraId="6EA94054" w14:textId="77777777">
        <w:trPr>
          <w:trHeight w:val="360"/>
          <w:jc w:val="center"/>
        </w:trPr>
        <w:tc>
          <w:tcPr>
            <w:tcW w:w="1736" w:type="dxa"/>
            <w:shd w:val="clear" w:color="auto" w:fill="FFFFFF"/>
          </w:tcPr>
          <w:p w14:paraId="65068BB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472A2EC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38.5 ≤ T &lt; 46.5</w:t>
            </w:r>
          </w:p>
        </w:tc>
        <w:tc>
          <w:tcPr>
            <w:tcW w:w="3019" w:type="dxa"/>
            <w:shd w:val="clear" w:color="auto" w:fill="FFFFFF"/>
          </w:tcPr>
          <w:p w14:paraId="3851D04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shd w:val="clear" w:color="auto" w:fill="FFFFFF"/>
          </w:tcPr>
          <w:p w14:paraId="35B005E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3CDFBED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243</w:t>
            </w:r>
          </w:p>
        </w:tc>
      </w:tr>
      <w:tr w:rsidR="00EB1B35" w14:paraId="5522B9B4" w14:textId="77777777">
        <w:trPr>
          <w:trHeight w:val="360"/>
          <w:jc w:val="center"/>
        </w:trPr>
        <w:tc>
          <w:tcPr>
            <w:tcW w:w="1736" w:type="dxa"/>
            <w:shd w:val="clear" w:color="auto" w:fill="FFFFFF"/>
          </w:tcPr>
          <w:p w14:paraId="6E15CAE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5514F70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38.5 ≤ T &lt; 46.5</w:t>
            </w:r>
          </w:p>
        </w:tc>
        <w:tc>
          <w:tcPr>
            <w:tcW w:w="3019" w:type="dxa"/>
            <w:shd w:val="clear" w:color="auto" w:fill="FFFFFF"/>
          </w:tcPr>
          <w:p w14:paraId="2055809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0B31F6E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16DA70B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592</w:t>
            </w:r>
          </w:p>
        </w:tc>
      </w:tr>
      <w:tr w:rsidR="00EB1B35" w14:paraId="4066794C" w14:textId="77777777">
        <w:trPr>
          <w:trHeight w:val="360"/>
          <w:jc w:val="center"/>
        </w:trPr>
        <w:tc>
          <w:tcPr>
            <w:tcW w:w="1736" w:type="dxa"/>
            <w:shd w:val="clear" w:color="auto" w:fill="FFFFFF"/>
          </w:tcPr>
          <w:p w14:paraId="303B021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62CBDBB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 ≥ 46.5</w:t>
            </w:r>
          </w:p>
        </w:tc>
        <w:tc>
          <w:tcPr>
            <w:tcW w:w="3019" w:type="dxa"/>
            <w:shd w:val="clear" w:color="auto" w:fill="FFFFFF"/>
          </w:tcPr>
          <w:p w14:paraId="41B8A72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Any</w:t>
            </w:r>
          </w:p>
        </w:tc>
        <w:tc>
          <w:tcPr>
            <w:tcW w:w="1661" w:type="dxa"/>
            <w:shd w:val="clear" w:color="auto" w:fill="FFFFFF"/>
          </w:tcPr>
          <w:p w14:paraId="63F1CC2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4E30C79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1,724</w:t>
            </w:r>
          </w:p>
        </w:tc>
      </w:tr>
      <w:tr w:rsidR="00EB1B35" w14:paraId="252928F0" w14:textId="77777777">
        <w:trPr>
          <w:trHeight w:val="360"/>
          <w:jc w:val="center"/>
        </w:trPr>
        <w:tc>
          <w:tcPr>
            <w:tcW w:w="1736" w:type="dxa"/>
            <w:shd w:val="clear" w:color="auto" w:fill="FFFFFF"/>
          </w:tcPr>
          <w:p w14:paraId="3648395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0BCCAB8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45DE1E1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IQCODE ≥ 3.4</w:t>
            </w:r>
          </w:p>
        </w:tc>
        <w:tc>
          <w:tcPr>
            <w:tcW w:w="1661" w:type="dxa"/>
            <w:shd w:val="clear" w:color="auto" w:fill="FFFFFF"/>
          </w:tcPr>
          <w:p w14:paraId="7535E27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shd w:val="clear" w:color="auto" w:fill="FFFFFF"/>
          </w:tcPr>
          <w:p w14:paraId="2F3F298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107</w:t>
            </w:r>
          </w:p>
        </w:tc>
      </w:tr>
      <w:tr w:rsidR="00EB1B35" w14:paraId="712C7050" w14:textId="77777777">
        <w:trPr>
          <w:trHeight w:val="360"/>
          <w:jc w:val="center"/>
        </w:trPr>
        <w:tc>
          <w:tcPr>
            <w:tcW w:w="1736" w:type="dxa"/>
            <w:shd w:val="clear" w:color="auto" w:fill="FFFFFF"/>
          </w:tcPr>
          <w:p w14:paraId="3714538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21D65CA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37AD6C5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1661" w:type="dxa"/>
            <w:shd w:val="clear" w:color="auto" w:fill="FFFFFF"/>
          </w:tcPr>
          <w:p w14:paraId="132291F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3045647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37</w:t>
            </w:r>
          </w:p>
        </w:tc>
      </w:tr>
      <w:tr w:rsidR="00EB1B35" w14:paraId="68265633" w14:textId="77777777">
        <w:trPr>
          <w:trHeight w:val="360"/>
          <w:jc w:val="center"/>
        </w:trPr>
        <w:tc>
          <w:tcPr>
            <w:tcW w:w="1736" w:type="dxa"/>
            <w:tcBorders>
              <w:bottom w:val="single" w:sz="12" w:space="0" w:color="666666"/>
            </w:tcBorders>
            <w:shd w:val="clear" w:color="auto" w:fill="FFFFFF"/>
          </w:tcPr>
          <w:p w14:paraId="50DD9EA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tcBorders>
              <w:bottom w:val="single" w:sz="12" w:space="0" w:color="666666"/>
            </w:tcBorders>
            <w:shd w:val="clear" w:color="auto" w:fill="FFFFFF"/>
          </w:tcPr>
          <w:p w14:paraId="611C549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tcBorders>
              <w:bottom w:val="single" w:sz="12" w:space="0" w:color="666666"/>
            </w:tcBorders>
            <w:shd w:val="clear" w:color="auto" w:fill="FFFFFF"/>
          </w:tcPr>
          <w:p w14:paraId="16E6229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IQCODE ≤ 3.0</w:t>
            </w:r>
          </w:p>
        </w:tc>
        <w:tc>
          <w:tcPr>
            <w:tcW w:w="1661" w:type="dxa"/>
            <w:tcBorders>
              <w:bottom w:val="single" w:sz="12" w:space="0" w:color="666666"/>
            </w:tcBorders>
            <w:shd w:val="clear" w:color="auto" w:fill="FFFFFF"/>
          </w:tcPr>
          <w:p w14:paraId="15C9A66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tcBorders>
              <w:bottom w:val="single" w:sz="12" w:space="0" w:color="666666"/>
            </w:tcBorders>
            <w:shd w:val="clear" w:color="auto" w:fill="FFFFFF"/>
          </w:tcPr>
          <w:p w14:paraId="7401124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69</w:t>
            </w:r>
          </w:p>
        </w:tc>
      </w:tr>
      <w:tr w:rsidR="00EB1B35" w14:paraId="3DA987DA" w14:textId="77777777">
        <w:trPr>
          <w:trHeight w:val="360"/>
          <w:jc w:val="center"/>
        </w:trPr>
        <w:tc>
          <w:tcPr>
            <w:tcW w:w="9360" w:type="dxa"/>
            <w:gridSpan w:val="5"/>
            <w:tcBorders>
              <w:top w:val="single" w:sz="12" w:space="0" w:color="666666"/>
            </w:tcBorders>
            <w:shd w:val="clear" w:color="auto" w:fill="FFFFFF"/>
            <w:vAlign w:val="center"/>
          </w:tcPr>
          <w:p w14:paraId="21C5D5D8"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n: unweighted HRS-HCAP Wave 1 participants (N = 3,496; Normal 2,385, MCI 767, Dementia 344).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bookmarkStart w:id="55" w:name="step-4.-classification-rules"/>
            <w:bookmarkEnd w:id="55"/>
          </w:p>
        </w:tc>
      </w:tr>
    </w:tbl>
    <w:p w14:paraId="2BCD7B81" w14:textId="77777777" w:rsidR="00EB1B35" w:rsidRDefault="00000000">
      <w:pPr>
        <w:pStyle w:val="Heading2"/>
      </w:pPr>
      <w:r>
        <w:t>Agreement with the Manly-Jones algorithm in HRS-HCAP Wave 1</w:t>
      </w:r>
    </w:p>
    <w:p w14:paraId="0507DE61" w14:textId="77777777" w:rsidR="00EB1B35" w:rsidRDefault="00000000">
      <w:pPr>
        <w:pStyle w:val="FirstParagraph"/>
      </w:pPr>
      <w: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(Crimmins et al., 2011, pp. i164, i166). The Langa-Weir cut points were chosen so that the HRS distribution of cognitive states matches the distribution estimated in the Aging, Demographics, and Memory Study (ADAMS), the same prevalence-matching logic we used in Step 3, but the Langa-Weir score is not adjusted for demographic characteristics. We treat CIND as the counterpart of MCI.</w:t>
      </w:r>
    </w:p>
    <w:p w14:paraId="19EAF2E7" w14:textId="77777777" w:rsidR="00EB1B35" w:rsidRDefault="00000000">
      <w:pPr>
        <w:pStyle w:val="BodyText"/>
      </w:pPr>
      <w:r>
        <w:t xml:space="preserve">For the 3 classes, agreement of the core algorithm with the Manly-Jones algorithm was about the same as the agreement of Langa-Weir; for dementia versus not, it was lower than that of Langa-Weir (Table A4). The quadratic weighted kappa (Cohen, 1968) for the 3 classes was </w:t>
      </w:r>
      <w:r>
        <w:lastRenderedPageBreak/>
        <w:t>0.50 for the core algorithm and 0.51 for Langa-Weir;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and 0.41 (dementia). Table A5 gives the weighted cross-classifications. Each kappa compares 2 classifications that both contain error, so these values describe agreement and not accuracy; agreement with clinical consensus diagnoses in HRS-HCAP is reported elsewhere (Farron et al., 2026).</w:t>
      </w:r>
    </w:p>
    <w:tbl>
      <w:tblPr>
        <w:tblW w:w="9360" w:type="dxa"/>
        <w:jc w:val="center"/>
        <w:tblLayout w:type="fixed"/>
        <w:tblCellMar>
          <w:left w:w="0" w:type="dxa"/>
          <w:right w:w="0" w:type="dxa"/>
        </w:tblCellMar>
        <w:tblLook w:val="0420" w:firstRow="1" w:lastRow="0" w:firstColumn="0" w:lastColumn="0" w:noHBand="0" w:noVBand="1"/>
      </w:tblPr>
      <w:tblGrid>
        <w:gridCol w:w="1509"/>
        <w:gridCol w:w="1226"/>
        <w:gridCol w:w="133"/>
        <w:gridCol w:w="1308"/>
        <w:gridCol w:w="504"/>
        <w:gridCol w:w="936"/>
        <w:gridCol w:w="875"/>
        <w:gridCol w:w="997"/>
        <w:gridCol w:w="815"/>
        <w:gridCol w:w="1057"/>
      </w:tblGrid>
      <w:tr w:rsidR="00EB1B35" w14:paraId="5D9401F0"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65753C3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Table A4. Agreement of the core algorithm and Langa-Weir with the Manly-Jones algorithm, HRS-HCAP Wave 1</w:t>
            </w:r>
          </w:p>
        </w:tc>
      </w:tr>
      <w:tr w:rsidR="00EB1B35" w14:paraId="731185B7" w14:textId="77777777">
        <w:trPr>
          <w:trHeight w:val="360"/>
          <w:tblHeader/>
          <w:jc w:val="center"/>
        </w:trPr>
        <w:tc>
          <w:tcPr>
            <w:tcW w:w="2735" w:type="dxa"/>
            <w:gridSpan w:val="2"/>
            <w:tcBorders>
              <w:top w:val="single" w:sz="12" w:space="0" w:color="666666"/>
              <w:bottom w:val="single" w:sz="12" w:space="0" w:color="666666"/>
            </w:tcBorders>
            <w:shd w:val="clear" w:color="auto" w:fill="FFFFFF"/>
            <w:vAlign w:val="center"/>
          </w:tcPr>
          <w:p w14:paraId="121B4CF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Comparison</w:t>
            </w:r>
          </w:p>
        </w:tc>
        <w:tc>
          <w:tcPr>
            <w:tcW w:w="1441" w:type="dxa"/>
            <w:gridSpan w:val="2"/>
            <w:tcBorders>
              <w:top w:val="single" w:sz="12" w:space="0" w:color="666666"/>
              <w:bottom w:val="single" w:sz="12" w:space="0" w:color="666666"/>
            </w:tcBorders>
            <w:shd w:val="clear" w:color="auto" w:fill="FFFFFF"/>
            <w:vAlign w:val="center"/>
          </w:tcPr>
          <w:p w14:paraId="3C64BEC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 (quadratic)</w:t>
            </w:r>
          </w:p>
        </w:tc>
        <w:tc>
          <w:tcPr>
            <w:tcW w:w="1440" w:type="dxa"/>
            <w:gridSpan w:val="2"/>
            <w:tcBorders>
              <w:top w:val="single" w:sz="12" w:space="0" w:color="666666"/>
              <w:bottom w:val="single" w:sz="12" w:space="0" w:color="666666"/>
            </w:tcBorders>
            <w:shd w:val="clear" w:color="auto" w:fill="FFFFFF"/>
            <w:vAlign w:val="center"/>
          </w:tcPr>
          <w:p w14:paraId="7FF8B03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 vs. not</w:t>
            </w:r>
          </w:p>
        </w:tc>
        <w:tc>
          <w:tcPr>
            <w:tcW w:w="1872" w:type="dxa"/>
            <w:gridSpan w:val="2"/>
            <w:tcBorders>
              <w:top w:val="single" w:sz="12" w:space="0" w:color="666666"/>
              <w:bottom w:val="single" w:sz="12" w:space="0" w:color="666666"/>
            </w:tcBorders>
            <w:shd w:val="clear" w:color="auto" w:fill="FFFFFF"/>
            <w:vAlign w:val="center"/>
          </w:tcPr>
          <w:p w14:paraId="028CFD7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c>
          <w:tcPr>
            <w:tcW w:w="1872" w:type="dxa"/>
            <w:gridSpan w:val="2"/>
            <w:tcBorders>
              <w:top w:val="single" w:sz="12" w:space="0" w:color="666666"/>
              <w:bottom w:val="single" w:sz="12" w:space="0" w:color="666666"/>
            </w:tcBorders>
            <w:shd w:val="clear" w:color="auto" w:fill="FFFFFF"/>
            <w:vAlign w:val="center"/>
          </w:tcPr>
          <w:p w14:paraId="75E526E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dementia that is Manly-Jones dementia, %</w:t>
            </w:r>
          </w:p>
        </w:tc>
      </w:tr>
      <w:tr w:rsidR="00EB1B35" w14:paraId="375B0F9A" w14:textId="77777777">
        <w:trPr>
          <w:trHeight w:val="360"/>
          <w:jc w:val="center"/>
        </w:trPr>
        <w:tc>
          <w:tcPr>
            <w:tcW w:w="2735" w:type="dxa"/>
            <w:gridSpan w:val="2"/>
            <w:tcBorders>
              <w:top w:val="single" w:sz="12" w:space="0" w:color="666666"/>
            </w:tcBorders>
            <w:shd w:val="clear" w:color="auto" w:fill="FFFFFF"/>
          </w:tcPr>
          <w:p w14:paraId="0243B78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Manly-Jones</w:t>
            </w:r>
          </w:p>
        </w:tc>
        <w:tc>
          <w:tcPr>
            <w:tcW w:w="1441" w:type="dxa"/>
            <w:gridSpan w:val="2"/>
            <w:tcBorders>
              <w:top w:val="single" w:sz="12" w:space="0" w:color="666666"/>
            </w:tcBorders>
            <w:shd w:val="clear" w:color="auto" w:fill="FFFFFF"/>
          </w:tcPr>
          <w:p w14:paraId="7AE4FEE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440" w:type="dxa"/>
            <w:gridSpan w:val="2"/>
            <w:tcBorders>
              <w:top w:val="single" w:sz="12" w:space="0" w:color="666666"/>
            </w:tcBorders>
            <w:shd w:val="clear" w:color="auto" w:fill="FFFFFF"/>
          </w:tcPr>
          <w:p w14:paraId="3E14A31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872" w:type="dxa"/>
            <w:gridSpan w:val="2"/>
            <w:tcBorders>
              <w:top w:val="single" w:sz="12" w:space="0" w:color="666666"/>
            </w:tcBorders>
            <w:shd w:val="clear" w:color="auto" w:fill="FFFFFF"/>
          </w:tcPr>
          <w:p w14:paraId="38C2783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c>
          <w:tcPr>
            <w:tcW w:w="1872" w:type="dxa"/>
            <w:gridSpan w:val="2"/>
            <w:tcBorders>
              <w:top w:val="single" w:sz="12" w:space="0" w:color="666666"/>
            </w:tcBorders>
            <w:shd w:val="clear" w:color="auto" w:fill="FFFFFF"/>
          </w:tcPr>
          <w:p w14:paraId="178A7FF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EB1B35" w14:paraId="4371C5C5" w14:textId="77777777">
        <w:trPr>
          <w:trHeight w:val="360"/>
          <w:jc w:val="center"/>
        </w:trPr>
        <w:tc>
          <w:tcPr>
            <w:tcW w:w="2735" w:type="dxa"/>
            <w:gridSpan w:val="2"/>
            <w:shd w:val="clear" w:color="auto" w:fill="FFFFFF"/>
          </w:tcPr>
          <w:p w14:paraId="3B7252A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Langa-Weir vs. Manly-Jones</w:t>
            </w:r>
          </w:p>
        </w:tc>
        <w:tc>
          <w:tcPr>
            <w:tcW w:w="1441" w:type="dxa"/>
            <w:gridSpan w:val="2"/>
            <w:shd w:val="clear" w:color="auto" w:fill="FFFFFF"/>
          </w:tcPr>
          <w:p w14:paraId="2BD8892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0.51</w:t>
            </w:r>
          </w:p>
        </w:tc>
        <w:tc>
          <w:tcPr>
            <w:tcW w:w="1440" w:type="dxa"/>
            <w:gridSpan w:val="2"/>
            <w:shd w:val="clear" w:color="auto" w:fill="FFFFFF"/>
          </w:tcPr>
          <w:p w14:paraId="2D11C25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shd w:val="clear" w:color="auto" w:fill="FFFFFF"/>
          </w:tcPr>
          <w:p w14:paraId="1D59F13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42</w:t>
            </w:r>
          </w:p>
        </w:tc>
        <w:tc>
          <w:tcPr>
            <w:tcW w:w="1872" w:type="dxa"/>
            <w:gridSpan w:val="2"/>
            <w:shd w:val="clear" w:color="auto" w:fill="FFFFFF"/>
          </w:tcPr>
          <w:p w14:paraId="1E87310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50</w:t>
            </w:r>
          </w:p>
        </w:tc>
      </w:tr>
      <w:tr w:rsidR="00EB1B35" w14:paraId="439F32A4" w14:textId="77777777">
        <w:trPr>
          <w:trHeight w:val="360"/>
          <w:jc w:val="center"/>
        </w:trPr>
        <w:tc>
          <w:tcPr>
            <w:tcW w:w="2735" w:type="dxa"/>
            <w:gridSpan w:val="2"/>
            <w:tcBorders>
              <w:bottom w:val="single" w:sz="12" w:space="0" w:color="666666"/>
            </w:tcBorders>
            <w:shd w:val="clear" w:color="auto" w:fill="FFFFFF"/>
          </w:tcPr>
          <w:p w14:paraId="7EBCEEA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Langa-Weir</w:t>
            </w:r>
          </w:p>
        </w:tc>
        <w:tc>
          <w:tcPr>
            <w:tcW w:w="1441" w:type="dxa"/>
            <w:gridSpan w:val="2"/>
            <w:tcBorders>
              <w:bottom w:val="single" w:sz="12" w:space="0" w:color="666666"/>
            </w:tcBorders>
            <w:shd w:val="clear" w:color="auto" w:fill="FFFFFF"/>
          </w:tcPr>
          <w:p w14:paraId="311D7A6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440" w:type="dxa"/>
            <w:gridSpan w:val="2"/>
            <w:tcBorders>
              <w:bottom w:val="single" w:sz="12" w:space="0" w:color="666666"/>
            </w:tcBorders>
            <w:shd w:val="clear" w:color="auto" w:fill="FFFFFF"/>
          </w:tcPr>
          <w:p w14:paraId="52EE931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tcBorders>
              <w:bottom w:val="single" w:sz="12" w:space="0" w:color="666666"/>
            </w:tcBorders>
            <w:shd w:val="clear" w:color="auto" w:fill="FFFFFF"/>
          </w:tcPr>
          <w:p w14:paraId="258ED8D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872" w:type="dxa"/>
            <w:gridSpan w:val="2"/>
            <w:tcBorders>
              <w:bottom w:val="single" w:sz="12" w:space="0" w:color="666666"/>
            </w:tcBorders>
            <w:shd w:val="clear" w:color="auto" w:fill="FFFFFF"/>
          </w:tcPr>
          <w:p w14:paraId="74217C0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EB1B35" w14:paraId="739DB79C" w14:textId="77777777">
        <w:trPr>
          <w:trHeight w:val="360"/>
          <w:jc w:val="center"/>
        </w:trPr>
        <w:tc>
          <w:tcPr>
            <w:tcW w:w="9360" w:type="dxa"/>
            <w:gridSpan w:val="10"/>
            <w:tcBorders>
              <w:top w:val="single" w:sz="12" w:space="0" w:color="666666"/>
            </w:tcBorders>
            <w:shd w:val="clear" w:color="auto" w:fill="FFFFFF"/>
            <w:vAlign w:val="center"/>
          </w:tcPr>
          <w:p w14:paraId="4D669638"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N = 3,496 HRS-HCAP Wave 1 participants with all 3 classifications; statistics weighted with HCAP16WGTR. Core algorithm and Langa-Weir use 2016 HRS core data; the Manly-Jones algorithm uses HRS-HCAP data. Kappa, 3-class: Normal, MCI, Dementia with quadratic weights (Cohen, 1968). The last 2 columns treat the Manly-Jones classification as the reference; n/a, not applicable.</w:t>
            </w:r>
          </w:p>
        </w:tc>
      </w:tr>
      <w:tr w:rsidR="00EB1B35" w14:paraId="1BE5C586" w14:textId="77777777">
        <w:trPr>
          <w:trHeight w:val="360"/>
          <w:jc w:val="center"/>
        </w:trPr>
        <w:tc>
          <w:tcPr>
            <w:tcW w:w="9360" w:type="dxa"/>
            <w:gridSpan w:val="10"/>
            <w:tcBorders>
              <w:top w:val="single" w:sz="12" w:space="0" w:color="666666"/>
              <w:bottom w:val="single" w:sz="12" w:space="0" w:color="666666"/>
            </w:tcBorders>
            <w:shd w:val="clear" w:color="auto" w:fill="FFFFFF"/>
            <w:vAlign w:val="center"/>
          </w:tcPr>
          <w:p w14:paraId="0499D0A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EB1B35" w14:paraId="39D4138C" w14:textId="77777777">
        <w:trPr>
          <w:trHeight w:val="360"/>
          <w:jc w:val="center"/>
        </w:trPr>
        <w:tc>
          <w:tcPr>
            <w:tcW w:w="1509" w:type="dxa"/>
            <w:tcBorders>
              <w:top w:val="single" w:sz="12" w:space="0" w:color="666666"/>
              <w:bottom w:val="single" w:sz="12" w:space="0" w:color="666666"/>
            </w:tcBorders>
            <w:shd w:val="clear" w:color="auto" w:fill="FFFFFF"/>
            <w:vAlign w:val="center"/>
          </w:tcPr>
          <w:p w14:paraId="58D7640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gridSpan w:val="2"/>
            <w:tcBorders>
              <w:top w:val="single" w:sz="12" w:space="0" w:color="666666"/>
              <w:bottom w:val="single" w:sz="12" w:space="0" w:color="666666"/>
            </w:tcBorders>
            <w:shd w:val="clear" w:color="auto" w:fill="FFFFFF"/>
            <w:vAlign w:val="center"/>
          </w:tcPr>
          <w:p w14:paraId="5A24F27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gridSpan w:val="2"/>
            <w:tcBorders>
              <w:top w:val="single" w:sz="12" w:space="0" w:color="666666"/>
              <w:bottom w:val="single" w:sz="12" w:space="0" w:color="666666"/>
            </w:tcBorders>
            <w:shd w:val="clear" w:color="auto" w:fill="FFFFFF"/>
            <w:vAlign w:val="center"/>
          </w:tcPr>
          <w:p w14:paraId="56760F6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gridSpan w:val="2"/>
            <w:tcBorders>
              <w:top w:val="single" w:sz="12" w:space="0" w:color="666666"/>
              <w:bottom w:val="single" w:sz="12" w:space="0" w:color="666666"/>
            </w:tcBorders>
            <w:shd w:val="clear" w:color="auto" w:fill="FFFFFF"/>
            <w:vAlign w:val="center"/>
          </w:tcPr>
          <w:p w14:paraId="0A3AA6C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2" w:type="dxa"/>
            <w:gridSpan w:val="2"/>
            <w:tcBorders>
              <w:top w:val="single" w:sz="12" w:space="0" w:color="666666"/>
              <w:bottom w:val="single" w:sz="12" w:space="0" w:color="666666"/>
            </w:tcBorders>
            <w:shd w:val="clear" w:color="auto" w:fill="FFFFFF"/>
            <w:vAlign w:val="center"/>
          </w:tcPr>
          <w:p w14:paraId="071D2CD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054EC47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Total</w:t>
            </w:r>
          </w:p>
        </w:tc>
      </w:tr>
      <w:tr w:rsidR="00EB1B35" w14:paraId="1B054501" w14:textId="77777777">
        <w:trPr>
          <w:trHeight w:val="360"/>
          <w:jc w:val="center"/>
        </w:trPr>
        <w:tc>
          <w:tcPr>
            <w:tcW w:w="1509" w:type="dxa"/>
            <w:tcBorders>
              <w:top w:val="single" w:sz="12" w:space="0" w:color="666666"/>
            </w:tcBorders>
            <w:shd w:val="clear" w:color="auto" w:fill="FFFFFF"/>
          </w:tcPr>
          <w:p w14:paraId="17FEC78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tcBorders>
              <w:top w:val="single" w:sz="12" w:space="0" w:color="666666"/>
            </w:tcBorders>
            <w:shd w:val="clear" w:color="auto" w:fill="FFFFFF"/>
          </w:tcPr>
          <w:p w14:paraId="2439BF4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tcBorders>
              <w:top w:val="single" w:sz="12" w:space="0" w:color="666666"/>
            </w:tcBorders>
            <w:shd w:val="clear" w:color="auto" w:fill="FFFFFF"/>
          </w:tcPr>
          <w:p w14:paraId="566B6E2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28,842 (83%)</w:t>
            </w:r>
          </w:p>
        </w:tc>
        <w:tc>
          <w:tcPr>
            <w:tcW w:w="1811" w:type="dxa"/>
            <w:gridSpan w:val="2"/>
            <w:tcBorders>
              <w:top w:val="single" w:sz="12" w:space="0" w:color="666666"/>
            </w:tcBorders>
            <w:shd w:val="clear" w:color="auto" w:fill="FFFFFF"/>
          </w:tcPr>
          <w:p w14:paraId="726D3E2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4,941 (14%)</w:t>
            </w:r>
          </w:p>
        </w:tc>
        <w:tc>
          <w:tcPr>
            <w:tcW w:w="1812" w:type="dxa"/>
            <w:gridSpan w:val="2"/>
            <w:tcBorders>
              <w:top w:val="single" w:sz="12" w:space="0" w:color="666666"/>
            </w:tcBorders>
            <w:shd w:val="clear" w:color="auto" w:fill="FFFFFF"/>
          </w:tcPr>
          <w:p w14:paraId="63F57D2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1,005 (3%)</w:t>
            </w:r>
          </w:p>
        </w:tc>
        <w:tc>
          <w:tcPr>
            <w:tcW w:w="1057" w:type="dxa"/>
            <w:tcBorders>
              <w:top w:val="single" w:sz="12" w:space="0" w:color="666666"/>
            </w:tcBorders>
            <w:shd w:val="clear" w:color="auto" w:fill="FFFFFF"/>
          </w:tcPr>
          <w:p w14:paraId="5BCE790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EB1B35" w14:paraId="3CCC73DF" w14:textId="77777777">
        <w:trPr>
          <w:trHeight w:val="360"/>
          <w:jc w:val="center"/>
        </w:trPr>
        <w:tc>
          <w:tcPr>
            <w:tcW w:w="1509" w:type="dxa"/>
            <w:shd w:val="clear" w:color="auto" w:fill="FFFFFF"/>
          </w:tcPr>
          <w:p w14:paraId="3434F3D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6E7AFC4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7F2C4D8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5,262 (49%)</w:t>
            </w:r>
          </w:p>
        </w:tc>
        <w:tc>
          <w:tcPr>
            <w:tcW w:w="1811" w:type="dxa"/>
            <w:gridSpan w:val="2"/>
            <w:shd w:val="clear" w:color="auto" w:fill="FFFFFF"/>
          </w:tcPr>
          <w:p w14:paraId="61A8623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3,712 (35%)</w:t>
            </w:r>
          </w:p>
        </w:tc>
        <w:tc>
          <w:tcPr>
            <w:tcW w:w="1812" w:type="dxa"/>
            <w:gridSpan w:val="2"/>
            <w:shd w:val="clear" w:color="auto" w:fill="FFFFFF"/>
          </w:tcPr>
          <w:p w14:paraId="13CC5D7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1,751 (16%)</w:t>
            </w:r>
          </w:p>
        </w:tc>
        <w:tc>
          <w:tcPr>
            <w:tcW w:w="1057" w:type="dxa"/>
            <w:shd w:val="clear" w:color="auto" w:fill="FFFFFF"/>
          </w:tcPr>
          <w:p w14:paraId="2229E89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EB1B35" w14:paraId="6D6678E6" w14:textId="77777777">
        <w:trPr>
          <w:trHeight w:val="360"/>
          <w:jc w:val="center"/>
        </w:trPr>
        <w:tc>
          <w:tcPr>
            <w:tcW w:w="1509" w:type="dxa"/>
            <w:shd w:val="clear" w:color="auto" w:fill="FFFFFF"/>
          </w:tcPr>
          <w:p w14:paraId="0A86006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51C9AFA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shd w:val="clear" w:color="auto" w:fill="FFFFFF"/>
          </w:tcPr>
          <w:p w14:paraId="416483C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798 (17%)</w:t>
            </w:r>
          </w:p>
        </w:tc>
        <w:tc>
          <w:tcPr>
            <w:tcW w:w="1811" w:type="dxa"/>
            <w:gridSpan w:val="2"/>
            <w:shd w:val="clear" w:color="auto" w:fill="FFFFFF"/>
          </w:tcPr>
          <w:p w14:paraId="481FD7D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1,991 (43%)</w:t>
            </w:r>
          </w:p>
        </w:tc>
        <w:tc>
          <w:tcPr>
            <w:tcW w:w="1812" w:type="dxa"/>
            <w:gridSpan w:val="2"/>
            <w:shd w:val="clear" w:color="auto" w:fill="FFFFFF"/>
          </w:tcPr>
          <w:p w14:paraId="08A7FA3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1,831 (40%)</w:t>
            </w:r>
          </w:p>
        </w:tc>
        <w:tc>
          <w:tcPr>
            <w:tcW w:w="1057" w:type="dxa"/>
            <w:shd w:val="clear" w:color="auto" w:fill="FFFFFF"/>
          </w:tcPr>
          <w:p w14:paraId="2F37092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EB1B35" w14:paraId="3CF47BE5" w14:textId="77777777">
        <w:trPr>
          <w:trHeight w:val="360"/>
          <w:jc w:val="center"/>
        </w:trPr>
        <w:tc>
          <w:tcPr>
            <w:tcW w:w="1509" w:type="dxa"/>
            <w:shd w:val="clear" w:color="auto" w:fill="FFFFFF"/>
          </w:tcPr>
          <w:p w14:paraId="0F39130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1B9CD18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shd w:val="clear" w:color="auto" w:fill="FFFFFF"/>
          </w:tcPr>
          <w:p w14:paraId="6A1F394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gridSpan w:val="2"/>
            <w:shd w:val="clear" w:color="auto" w:fill="FFFFFF"/>
          </w:tcPr>
          <w:p w14:paraId="4AE44D3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4,091 (12%)</w:t>
            </w:r>
          </w:p>
        </w:tc>
        <w:tc>
          <w:tcPr>
            <w:tcW w:w="1812" w:type="dxa"/>
            <w:gridSpan w:val="2"/>
            <w:shd w:val="clear" w:color="auto" w:fill="FFFFFF"/>
          </w:tcPr>
          <w:p w14:paraId="33728E8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4CD25AD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EB1B35" w14:paraId="21BA3C7A" w14:textId="77777777">
        <w:trPr>
          <w:trHeight w:val="360"/>
          <w:jc w:val="center"/>
        </w:trPr>
        <w:tc>
          <w:tcPr>
            <w:tcW w:w="1509" w:type="dxa"/>
            <w:shd w:val="clear" w:color="auto" w:fill="FFFFFF"/>
          </w:tcPr>
          <w:p w14:paraId="0A41CF1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19B2897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7150411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gridSpan w:val="2"/>
            <w:shd w:val="clear" w:color="auto" w:fill="FFFFFF"/>
          </w:tcPr>
          <w:p w14:paraId="2EDF002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3,120 (29%)</w:t>
            </w:r>
          </w:p>
        </w:tc>
        <w:tc>
          <w:tcPr>
            <w:tcW w:w="1812" w:type="dxa"/>
            <w:gridSpan w:val="2"/>
            <w:shd w:val="clear" w:color="auto" w:fill="FFFFFF"/>
          </w:tcPr>
          <w:p w14:paraId="3C15B35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278E861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EB1B35" w14:paraId="01803789" w14:textId="77777777">
        <w:trPr>
          <w:trHeight w:val="360"/>
          <w:jc w:val="center"/>
        </w:trPr>
        <w:tc>
          <w:tcPr>
            <w:tcW w:w="1509" w:type="dxa"/>
            <w:tcBorders>
              <w:bottom w:val="single" w:sz="12" w:space="0" w:color="666666"/>
            </w:tcBorders>
            <w:shd w:val="clear" w:color="auto" w:fill="FFFFFF"/>
          </w:tcPr>
          <w:p w14:paraId="00AEE94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tcBorders>
              <w:bottom w:val="single" w:sz="12" w:space="0" w:color="666666"/>
            </w:tcBorders>
            <w:shd w:val="clear" w:color="auto" w:fill="FFFFFF"/>
          </w:tcPr>
          <w:p w14:paraId="513894F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tcBorders>
              <w:bottom w:val="single" w:sz="12" w:space="0" w:color="666666"/>
            </w:tcBorders>
            <w:shd w:val="clear" w:color="auto" w:fill="FFFFFF"/>
          </w:tcPr>
          <w:p w14:paraId="02B7ED2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gridSpan w:val="2"/>
            <w:tcBorders>
              <w:bottom w:val="single" w:sz="12" w:space="0" w:color="666666"/>
            </w:tcBorders>
            <w:shd w:val="clear" w:color="auto" w:fill="FFFFFF"/>
          </w:tcPr>
          <w:p w14:paraId="651298A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1,439 (31%)</w:t>
            </w:r>
          </w:p>
        </w:tc>
        <w:tc>
          <w:tcPr>
            <w:tcW w:w="1812" w:type="dxa"/>
            <w:gridSpan w:val="2"/>
            <w:tcBorders>
              <w:bottom w:val="single" w:sz="12" w:space="0" w:color="666666"/>
            </w:tcBorders>
            <w:shd w:val="clear" w:color="auto" w:fill="FFFFFF"/>
          </w:tcPr>
          <w:p w14:paraId="15785A6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4530F05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EB1B35" w14:paraId="424DF649" w14:textId="77777777">
        <w:trPr>
          <w:trHeight w:val="360"/>
          <w:jc w:val="center"/>
        </w:trPr>
        <w:tc>
          <w:tcPr>
            <w:tcW w:w="9360" w:type="dxa"/>
            <w:gridSpan w:val="10"/>
            <w:tcBorders>
              <w:top w:val="single" w:sz="12" w:space="0" w:color="666666"/>
            </w:tcBorders>
            <w:shd w:val="clear" w:color="auto" w:fill="FFFFFF"/>
            <w:vAlign w:val="center"/>
          </w:tcPr>
          <w:p w14:paraId="2EDF29A9"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(HCAP16WGTR). Kappas are in Table A4.</w:t>
            </w:r>
          </w:p>
        </w:tc>
      </w:tr>
    </w:tbl>
    <w:p w14:paraId="43EE3535" w14:textId="77777777" w:rsidR="00EB1B35" w:rsidRDefault="00000000">
      <w:pPr>
        <w:pStyle w:val="Heading2"/>
      </w:pPr>
      <w:r>
        <w:t>Application to the 2018, 2020, and 2022 core interviews</w:t>
      </w:r>
    </w:p>
    <w:p w14:paraId="247C1CF4" w14:textId="77777777" w:rsidR="00EB1B35" w:rsidRDefault="00000000">
      <w:pPr>
        <w:pStyle w:val="FirstParagraph"/>
      </w:pPr>
      <w:r>
        <w:t xml:space="preserve">The fixed model, norms, and cut points were applied to every core interview of HRS-HCAP Wave 1 participants from 2016 to 2022 (Table A6). The number of classified person-waves fell </w:t>
      </w:r>
      <w:r>
        <w:lastRenderedPageBreak/>
        <w:t>from 3,496 in 2016 to 2,049 in 2022 as participants died or left the study, and the share classified from the IQCODE alone was 6.1% in 2016 and 6.9% in 2022.</w:t>
      </w: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EB1B35" w14:paraId="79F2D51D"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486F894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Table A6. Core algorithm classifications of HRS-HCAP Wave 1 participants interviewed in the HRS core, 2016-2022</w:t>
            </w:r>
          </w:p>
        </w:tc>
      </w:tr>
      <w:tr w:rsidR="00EB1B35" w14:paraId="4DCAAD14"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73E6B5B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74D5206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2F48751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09C1E32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6E35290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0874297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6B689DE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277EFD5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r>
      <w:tr w:rsidR="00EB1B35" w14:paraId="669231C6" w14:textId="77777777">
        <w:trPr>
          <w:trHeight w:val="360"/>
          <w:jc w:val="center"/>
        </w:trPr>
        <w:tc>
          <w:tcPr>
            <w:tcW w:w="857" w:type="dxa"/>
            <w:tcBorders>
              <w:top w:val="single" w:sz="12" w:space="0" w:color="666666"/>
            </w:tcBorders>
            <w:shd w:val="clear" w:color="auto" w:fill="FFFFFF"/>
          </w:tcPr>
          <w:p w14:paraId="735EBF5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14E0509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7C8089C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6A3321E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46A7E5F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322D3EA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2,385 (68.2%)</w:t>
            </w:r>
          </w:p>
        </w:tc>
        <w:tc>
          <w:tcPr>
            <w:tcW w:w="1358" w:type="dxa"/>
            <w:tcBorders>
              <w:top w:val="single" w:sz="12" w:space="0" w:color="666666"/>
            </w:tcBorders>
            <w:shd w:val="clear" w:color="auto" w:fill="FFFFFF"/>
          </w:tcPr>
          <w:p w14:paraId="0CC90F9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767 (21.9%)</w:t>
            </w:r>
          </w:p>
        </w:tc>
        <w:tc>
          <w:tcPr>
            <w:tcW w:w="1359" w:type="dxa"/>
            <w:tcBorders>
              <w:top w:val="single" w:sz="12" w:space="0" w:color="666666"/>
            </w:tcBorders>
            <w:shd w:val="clear" w:color="auto" w:fill="FFFFFF"/>
          </w:tcPr>
          <w:p w14:paraId="1867F0E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344 (9.8%)</w:t>
            </w:r>
          </w:p>
        </w:tc>
      </w:tr>
      <w:tr w:rsidR="00EB1B35" w14:paraId="7CEB7E51" w14:textId="77777777">
        <w:trPr>
          <w:trHeight w:val="360"/>
          <w:jc w:val="center"/>
        </w:trPr>
        <w:tc>
          <w:tcPr>
            <w:tcW w:w="857" w:type="dxa"/>
            <w:shd w:val="clear" w:color="auto" w:fill="FFFFFF"/>
          </w:tcPr>
          <w:p w14:paraId="118C60E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516F68C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3A1427E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324AF7C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0110254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6372A6B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2,135 (71.5%)</w:t>
            </w:r>
          </w:p>
        </w:tc>
        <w:tc>
          <w:tcPr>
            <w:tcW w:w="1358" w:type="dxa"/>
            <w:shd w:val="clear" w:color="auto" w:fill="FFFFFF"/>
          </w:tcPr>
          <w:p w14:paraId="40720AA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606 (20.3%)</w:t>
            </w:r>
          </w:p>
        </w:tc>
        <w:tc>
          <w:tcPr>
            <w:tcW w:w="1359" w:type="dxa"/>
            <w:shd w:val="clear" w:color="auto" w:fill="FFFFFF"/>
          </w:tcPr>
          <w:p w14:paraId="7210787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247 (8.3%)</w:t>
            </w:r>
          </w:p>
        </w:tc>
      </w:tr>
      <w:tr w:rsidR="00EB1B35" w14:paraId="625D4A65" w14:textId="77777777">
        <w:trPr>
          <w:trHeight w:val="360"/>
          <w:jc w:val="center"/>
        </w:trPr>
        <w:tc>
          <w:tcPr>
            <w:tcW w:w="857" w:type="dxa"/>
            <w:shd w:val="clear" w:color="auto" w:fill="FFFFFF"/>
          </w:tcPr>
          <w:p w14:paraId="7159F61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2341C1C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2CB3631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78ECDF2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323A337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7DD6052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1,891 (73.9%)</w:t>
            </w:r>
          </w:p>
        </w:tc>
        <w:tc>
          <w:tcPr>
            <w:tcW w:w="1358" w:type="dxa"/>
            <w:shd w:val="clear" w:color="auto" w:fill="FFFFFF"/>
          </w:tcPr>
          <w:p w14:paraId="16913CC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466 (18.2%)</w:t>
            </w:r>
          </w:p>
        </w:tc>
        <w:tc>
          <w:tcPr>
            <w:tcW w:w="1359" w:type="dxa"/>
            <w:shd w:val="clear" w:color="auto" w:fill="FFFFFF"/>
          </w:tcPr>
          <w:p w14:paraId="5CD494C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201 (7.9%)</w:t>
            </w:r>
          </w:p>
        </w:tc>
      </w:tr>
      <w:tr w:rsidR="00EB1B35" w14:paraId="5389A6F2" w14:textId="77777777">
        <w:trPr>
          <w:trHeight w:val="360"/>
          <w:jc w:val="center"/>
        </w:trPr>
        <w:tc>
          <w:tcPr>
            <w:tcW w:w="857" w:type="dxa"/>
            <w:tcBorders>
              <w:bottom w:val="single" w:sz="12" w:space="0" w:color="666666"/>
            </w:tcBorders>
            <w:shd w:val="clear" w:color="auto" w:fill="FFFFFF"/>
          </w:tcPr>
          <w:p w14:paraId="2FFC014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71CA9D1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04F89AE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505C326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7C06EEC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3104876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1,468 (71.6%)</w:t>
            </w:r>
          </w:p>
        </w:tc>
        <w:tc>
          <w:tcPr>
            <w:tcW w:w="1358" w:type="dxa"/>
            <w:tcBorders>
              <w:bottom w:val="single" w:sz="12" w:space="0" w:color="666666"/>
            </w:tcBorders>
            <w:shd w:val="clear" w:color="auto" w:fill="FFFFFF"/>
          </w:tcPr>
          <w:p w14:paraId="15CADB7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380 (18.5%)</w:t>
            </w:r>
          </w:p>
        </w:tc>
        <w:tc>
          <w:tcPr>
            <w:tcW w:w="1359" w:type="dxa"/>
            <w:tcBorders>
              <w:bottom w:val="single" w:sz="12" w:space="0" w:color="666666"/>
            </w:tcBorders>
            <w:shd w:val="clear" w:color="auto" w:fill="FFFFFF"/>
          </w:tcPr>
          <w:p w14:paraId="22528A2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201 (9.8%)</w:t>
            </w:r>
          </w:p>
        </w:tc>
      </w:tr>
      <w:tr w:rsidR="00EB1B35" w14:paraId="56AE7FC2" w14:textId="77777777">
        <w:trPr>
          <w:trHeight w:val="360"/>
          <w:jc w:val="center"/>
        </w:trPr>
        <w:tc>
          <w:tcPr>
            <w:tcW w:w="9360" w:type="dxa"/>
            <w:gridSpan w:val="8"/>
            <w:tcBorders>
              <w:top w:val="single" w:sz="12" w:space="0" w:color="666666"/>
            </w:tcBorders>
            <w:shd w:val="clear" w:color="auto" w:fill="FFFFFF"/>
            <w:vAlign w:val="center"/>
          </w:tcPr>
          <w:p w14:paraId="62D66A07"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Unweighted counts of person-waves; percentages among classified person-waves. Not classified: no cognitive tests and no IQCODE. Number series was not administered in the 2018 core interview, so 2018 T scores rest on 7 items.</w:t>
            </w:r>
          </w:p>
        </w:tc>
      </w:tr>
    </w:tbl>
    <w:p w14:paraId="7F6820EC" w14:textId="77777777" w:rsidR="00EB1B35" w:rsidRDefault="00000000">
      <w:pPr>
        <w:pStyle w:val="BodyText"/>
      </w:pPr>
      <w:r>
        <w:t xml:space="preserve">One wave departs from the others. Number series was not administered in the 2018 core interview (no 2018 respondent has a score), so 2018 EAP scores rest on 7 items. With less information, an EAP score is pulled further toward the population mean (Bock &amp; </w:t>
      </w:r>
      <w:proofErr w:type="spellStart"/>
      <w:r>
        <w:t>Mislevy</w:t>
      </w:r>
      <w:proofErr w:type="spellEnd"/>
      <w:r>
        <w:t>, 1982), which raises the scores of low performers and may classify fewer participants as impaired in 2018 than the same performance would produce in other waves. We did not re-norm the 7-item score. In the incidence analysis, 2018 is the last classified interview for participants who died or dropped out between the 2018 and 2020 interviews, and their final classification carries this bias.</w:t>
      </w:r>
    </w:p>
    <w:p w14:paraId="58C3E9B4" w14:textId="77777777" w:rsidR="00EB1B35" w:rsidRDefault="00000000">
      <w:pPr>
        <w:pStyle w:val="BodyText"/>
      </w:pPr>
      <w:r>
        <w:t>Figure A3 and Table A7 compare EAP scores of core respondents aged 65 or older in 2018 with those in 2016 and 2020, when number series was administered. The mean posterior standard deviation of the EAP score was 0.56 in 2018 and 0.49 in 2016 and 2020, and the standard deviation of the EAP scores was 0.85 and 0.89. Under the model, the variance of the EAP scores and the mean posterior variance sum to the factor variance of 1 (here 1.05 in 2018 and 1.03 in 2016 and 2020), so the larger posterior variance in 2018 appears as a narrower distribution of EAP scores. The lower quartile was -0.60 in 2018 and -0.65 in 2016 and 2020. The comparison also reflects differences in who was interviewed in each wave, so it describes the size of the effect rather than isolating it.</w:t>
      </w:r>
    </w:p>
    <w:p w14:paraId="6EE994DA" w14:textId="77777777" w:rsidR="00EB1B35" w:rsidRDefault="00000000">
      <w:pPr>
        <w:pStyle w:val="CaptionedFigure"/>
      </w:pPr>
      <w:r>
        <w:rPr>
          <w:noProof/>
        </w:rPr>
        <w:lastRenderedPageBreak/>
        <w:drawing>
          <wp:inline distT="0" distB="0" distL="0" distR="0" wp14:anchorId="47E085FB" wp14:editId="0B80B96A">
            <wp:extent cx="5930900" cy="2917825"/>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8"/>
                    <a:stretch>
                      <a:fillRect/>
                    </a:stretch>
                  </pic:blipFill>
                  <pic:spPr bwMode="auto">
                    <a:xfrm>
                      <a:off x="0" y="0"/>
                      <a:ext cx="5930900" cy="2917825"/>
                    </a:xfrm>
                    <a:prstGeom prst="rect">
                      <a:avLst/>
                    </a:prstGeom>
                    <a:noFill/>
                  </pic:spPr>
                </pic:pic>
              </a:graphicData>
            </a:graphic>
          </wp:inline>
        </w:drawing>
      </w:r>
    </w:p>
    <w:p w14:paraId="12004FB5" w14:textId="77777777" w:rsidR="00EB1B35" w:rsidRDefault="00000000">
      <w:pPr>
        <w:pStyle w:val="ImageCaption"/>
      </w:pPr>
      <w:r>
        <w:t>Figure A3. Distribution of EAP factor scores among core respondents aged 65 or older with a nonzero wave weight, in waves with number series (2016 and 2020) and without it (2018). Scores come from the fixed 2016 model.</w:t>
      </w:r>
    </w:p>
    <w:tbl>
      <w:tblPr>
        <w:tblW w:w="9360" w:type="dxa"/>
        <w:jc w:val="center"/>
        <w:tblLayout w:type="fixed"/>
        <w:tblCellMar>
          <w:left w:w="0" w:type="dxa"/>
          <w:right w:w="0" w:type="dxa"/>
        </w:tblCellMar>
        <w:tblLook w:val="0420" w:firstRow="1" w:lastRow="0" w:firstColumn="0" w:lastColumn="0" w:noHBand="0" w:noVBand="1"/>
      </w:tblPr>
      <w:tblGrid>
        <w:gridCol w:w="1296"/>
        <w:gridCol w:w="1008"/>
        <w:gridCol w:w="792"/>
        <w:gridCol w:w="720"/>
        <w:gridCol w:w="791"/>
        <w:gridCol w:w="720"/>
        <w:gridCol w:w="864"/>
        <w:gridCol w:w="864"/>
        <w:gridCol w:w="1080"/>
        <w:gridCol w:w="1225"/>
      </w:tblGrid>
      <w:tr w:rsidR="00EB1B35" w14:paraId="2F2B5A36"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30FE846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Table A7. EAP factor scores in core waves with and without number series</w:t>
            </w:r>
          </w:p>
        </w:tc>
      </w:tr>
      <w:tr w:rsidR="00EB1B35" w14:paraId="45FB85AA" w14:textId="77777777">
        <w:trPr>
          <w:trHeight w:val="360"/>
          <w:tblHeader/>
          <w:jc w:val="center"/>
        </w:trPr>
        <w:tc>
          <w:tcPr>
            <w:tcW w:w="1296" w:type="dxa"/>
            <w:tcBorders>
              <w:top w:val="single" w:sz="12" w:space="0" w:color="666666"/>
              <w:bottom w:val="single" w:sz="12" w:space="0" w:color="666666"/>
            </w:tcBorders>
            <w:shd w:val="clear" w:color="auto" w:fill="FFFFFF"/>
            <w:vAlign w:val="center"/>
          </w:tcPr>
          <w:p w14:paraId="2D3092D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waves</w:t>
            </w:r>
          </w:p>
        </w:tc>
        <w:tc>
          <w:tcPr>
            <w:tcW w:w="1008" w:type="dxa"/>
            <w:tcBorders>
              <w:top w:val="single" w:sz="12" w:space="0" w:color="666666"/>
              <w:bottom w:val="single" w:sz="12" w:space="0" w:color="666666"/>
            </w:tcBorders>
            <w:shd w:val="clear" w:color="auto" w:fill="FFFFFF"/>
            <w:vAlign w:val="center"/>
          </w:tcPr>
          <w:p w14:paraId="3B7D6DE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792" w:type="dxa"/>
            <w:tcBorders>
              <w:top w:val="single" w:sz="12" w:space="0" w:color="666666"/>
              <w:bottom w:val="single" w:sz="12" w:space="0" w:color="666666"/>
            </w:tcBorders>
            <w:shd w:val="clear" w:color="auto" w:fill="FFFFFF"/>
            <w:vAlign w:val="center"/>
          </w:tcPr>
          <w:p w14:paraId="55ED710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Minimum</w:t>
            </w:r>
          </w:p>
        </w:tc>
        <w:tc>
          <w:tcPr>
            <w:tcW w:w="720" w:type="dxa"/>
            <w:tcBorders>
              <w:top w:val="single" w:sz="12" w:space="0" w:color="666666"/>
              <w:bottom w:val="single" w:sz="12" w:space="0" w:color="666666"/>
            </w:tcBorders>
            <w:shd w:val="clear" w:color="auto" w:fill="FFFFFF"/>
            <w:vAlign w:val="center"/>
          </w:tcPr>
          <w:p w14:paraId="111547E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Q1</w:t>
            </w:r>
          </w:p>
        </w:tc>
        <w:tc>
          <w:tcPr>
            <w:tcW w:w="791" w:type="dxa"/>
            <w:tcBorders>
              <w:top w:val="single" w:sz="12" w:space="0" w:color="666666"/>
              <w:bottom w:val="single" w:sz="12" w:space="0" w:color="666666"/>
            </w:tcBorders>
            <w:shd w:val="clear" w:color="auto" w:fill="FFFFFF"/>
            <w:vAlign w:val="center"/>
          </w:tcPr>
          <w:p w14:paraId="7873104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Median</w:t>
            </w:r>
          </w:p>
        </w:tc>
        <w:tc>
          <w:tcPr>
            <w:tcW w:w="720" w:type="dxa"/>
            <w:tcBorders>
              <w:top w:val="single" w:sz="12" w:space="0" w:color="666666"/>
              <w:bottom w:val="single" w:sz="12" w:space="0" w:color="666666"/>
            </w:tcBorders>
            <w:shd w:val="clear" w:color="auto" w:fill="FFFFFF"/>
            <w:vAlign w:val="center"/>
          </w:tcPr>
          <w:p w14:paraId="71452F1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Q3</w:t>
            </w:r>
          </w:p>
        </w:tc>
        <w:tc>
          <w:tcPr>
            <w:tcW w:w="864" w:type="dxa"/>
            <w:tcBorders>
              <w:top w:val="single" w:sz="12" w:space="0" w:color="666666"/>
              <w:bottom w:val="single" w:sz="12" w:space="0" w:color="666666"/>
            </w:tcBorders>
            <w:shd w:val="clear" w:color="auto" w:fill="FFFFFF"/>
            <w:vAlign w:val="center"/>
          </w:tcPr>
          <w:p w14:paraId="062C6C6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Maximum</w:t>
            </w:r>
          </w:p>
        </w:tc>
        <w:tc>
          <w:tcPr>
            <w:tcW w:w="864" w:type="dxa"/>
            <w:tcBorders>
              <w:top w:val="single" w:sz="12" w:space="0" w:color="666666"/>
              <w:bottom w:val="single" w:sz="12" w:space="0" w:color="666666"/>
            </w:tcBorders>
            <w:shd w:val="clear" w:color="auto" w:fill="FFFFFF"/>
            <w:vAlign w:val="center"/>
          </w:tcPr>
          <w:p w14:paraId="7146BC2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SD of EAP</w:t>
            </w:r>
          </w:p>
        </w:tc>
        <w:tc>
          <w:tcPr>
            <w:tcW w:w="1080" w:type="dxa"/>
            <w:tcBorders>
              <w:top w:val="single" w:sz="12" w:space="0" w:color="666666"/>
              <w:bottom w:val="single" w:sz="12" w:space="0" w:color="666666"/>
            </w:tcBorders>
            <w:shd w:val="clear" w:color="auto" w:fill="FFFFFF"/>
            <w:vAlign w:val="center"/>
          </w:tcPr>
          <w:p w14:paraId="41ACE1C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Mean posterior SD</w:t>
            </w:r>
          </w:p>
        </w:tc>
        <w:tc>
          <w:tcPr>
            <w:tcW w:w="1225" w:type="dxa"/>
            <w:tcBorders>
              <w:top w:val="single" w:sz="12" w:space="0" w:color="666666"/>
              <w:bottom w:val="single" w:sz="12" w:space="0" w:color="666666"/>
            </w:tcBorders>
            <w:shd w:val="clear" w:color="auto" w:fill="FFFFFF"/>
            <w:vAlign w:val="center"/>
          </w:tcPr>
          <w:p w14:paraId="205DB528" w14:textId="77777777" w:rsidR="00EB1B35" w:rsidRDefault="00000000">
            <w:pPr>
              <w:keepNext/>
              <w:spacing w:before="100" w:after="100"/>
              <w:ind w:left="100" w:right="100"/>
              <w:rPr>
                <w:rFonts w:eastAsia="Arial" w:cs="Arial"/>
                <w:color w:val="000000"/>
                <w:sz w:val="16"/>
                <w:szCs w:val="16"/>
              </w:rPr>
            </w:pPr>
            <w:proofErr w:type="gramStart"/>
            <w:r>
              <w:rPr>
                <w:rFonts w:eastAsia="Arial" w:cs="Arial"/>
                <w:color w:val="000000"/>
                <w:sz w:val="16"/>
                <w:szCs w:val="16"/>
              </w:rPr>
              <w:t>Var(</w:t>
            </w:r>
            <w:proofErr w:type="gramEnd"/>
            <w:r>
              <w:rPr>
                <w:rFonts w:eastAsia="Arial" w:cs="Arial"/>
                <w:color w:val="000000"/>
                <w:sz w:val="16"/>
                <w:szCs w:val="16"/>
              </w:rPr>
              <w:t>EAP) + mean posterior variance</w:t>
            </w:r>
          </w:p>
        </w:tc>
      </w:tr>
      <w:tr w:rsidR="00EB1B35" w14:paraId="6E78138B" w14:textId="77777777">
        <w:trPr>
          <w:trHeight w:val="360"/>
          <w:jc w:val="center"/>
        </w:trPr>
        <w:tc>
          <w:tcPr>
            <w:tcW w:w="1296" w:type="dxa"/>
            <w:tcBorders>
              <w:top w:val="single" w:sz="12" w:space="0" w:color="666666"/>
            </w:tcBorders>
            <w:shd w:val="clear" w:color="auto" w:fill="FFFFFF"/>
          </w:tcPr>
          <w:p w14:paraId="5D43A53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2016 and 2020</w:t>
            </w:r>
          </w:p>
        </w:tc>
        <w:tc>
          <w:tcPr>
            <w:tcW w:w="1008" w:type="dxa"/>
            <w:tcBorders>
              <w:top w:val="single" w:sz="12" w:space="0" w:color="666666"/>
            </w:tcBorders>
            <w:shd w:val="clear" w:color="auto" w:fill="FFFFFF"/>
          </w:tcPr>
          <w:p w14:paraId="0725523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17,518</w:t>
            </w:r>
          </w:p>
        </w:tc>
        <w:tc>
          <w:tcPr>
            <w:tcW w:w="792" w:type="dxa"/>
            <w:tcBorders>
              <w:top w:val="single" w:sz="12" w:space="0" w:color="666666"/>
            </w:tcBorders>
            <w:shd w:val="clear" w:color="auto" w:fill="FFFFFF"/>
          </w:tcPr>
          <w:p w14:paraId="3DD00D2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-3.30</w:t>
            </w:r>
          </w:p>
        </w:tc>
        <w:tc>
          <w:tcPr>
            <w:tcW w:w="720" w:type="dxa"/>
            <w:tcBorders>
              <w:top w:val="single" w:sz="12" w:space="0" w:color="666666"/>
            </w:tcBorders>
            <w:shd w:val="clear" w:color="auto" w:fill="FFFFFF"/>
          </w:tcPr>
          <w:p w14:paraId="71947C3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-0.65</w:t>
            </w:r>
          </w:p>
        </w:tc>
        <w:tc>
          <w:tcPr>
            <w:tcW w:w="791" w:type="dxa"/>
            <w:tcBorders>
              <w:top w:val="single" w:sz="12" w:space="0" w:color="666666"/>
            </w:tcBorders>
            <w:shd w:val="clear" w:color="auto" w:fill="FFFFFF"/>
          </w:tcPr>
          <w:p w14:paraId="686DF98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-0.02</w:t>
            </w:r>
          </w:p>
        </w:tc>
        <w:tc>
          <w:tcPr>
            <w:tcW w:w="720" w:type="dxa"/>
            <w:tcBorders>
              <w:top w:val="single" w:sz="12" w:space="0" w:color="666666"/>
            </w:tcBorders>
            <w:shd w:val="clear" w:color="auto" w:fill="FFFFFF"/>
          </w:tcPr>
          <w:p w14:paraId="5E0BC9F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0.55</w:t>
            </w:r>
          </w:p>
        </w:tc>
        <w:tc>
          <w:tcPr>
            <w:tcW w:w="864" w:type="dxa"/>
            <w:tcBorders>
              <w:top w:val="single" w:sz="12" w:space="0" w:color="666666"/>
            </w:tcBorders>
            <w:shd w:val="clear" w:color="auto" w:fill="FFFFFF"/>
          </w:tcPr>
          <w:p w14:paraId="05504C4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5.01</w:t>
            </w:r>
          </w:p>
        </w:tc>
        <w:tc>
          <w:tcPr>
            <w:tcW w:w="864" w:type="dxa"/>
            <w:tcBorders>
              <w:top w:val="single" w:sz="12" w:space="0" w:color="666666"/>
            </w:tcBorders>
            <w:shd w:val="clear" w:color="auto" w:fill="FFFFFF"/>
          </w:tcPr>
          <w:p w14:paraId="748BB63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0.89</w:t>
            </w:r>
          </w:p>
        </w:tc>
        <w:tc>
          <w:tcPr>
            <w:tcW w:w="1080" w:type="dxa"/>
            <w:tcBorders>
              <w:top w:val="single" w:sz="12" w:space="0" w:color="666666"/>
            </w:tcBorders>
            <w:shd w:val="clear" w:color="auto" w:fill="FFFFFF"/>
          </w:tcPr>
          <w:p w14:paraId="2EDADF3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0.49</w:t>
            </w:r>
          </w:p>
        </w:tc>
        <w:tc>
          <w:tcPr>
            <w:tcW w:w="1225" w:type="dxa"/>
            <w:tcBorders>
              <w:top w:val="single" w:sz="12" w:space="0" w:color="666666"/>
            </w:tcBorders>
            <w:shd w:val="clear" w:color="auto" w:fill="FFFFFF"/>
          </w:tcPr>
          <w:p w14:paraId="1DB2C68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1.03</w:t>
            </w:r>
          </w:p>
        </w:tc>
      </w:tr>
      <w:tr w:rsidR="00EB1B35" w14:paraId="1E435A08" w14:textId="77777777">
        <w:trPr>
          <w:trHeight w:val="360"/>
          <w:jc w:val="center"/>
        </w:trPr>
        <w:tc>
          <w:tcPr>
            <w:tcW w:w="1296" w:type="dxa"/>
            <w:tcBorders>
              <w:bottom w:val="single" w:sz="12" w:space="0" w:color="666666"/>
            </w:tcBorders>
            <w:shd w:val="clear" w:color="auto" w:fill="FFFFFF"/>
          </w:tcPr>
          <w:p w14:paraId="0F92B32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08" w:type="dxa"/>
            <w:tcBorders>
              <w:bottom w:val="single" w:sz="12" w:space="0" w:color="666666"/>
            </w:tcBorders>
            <w:shd w:val="clear" w:color="auto" w:fill="FFFFFF"/>
          </w:tcPr>
          <w:p w14:paraId="09EFE28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8,404</w:t>
            </w:r>
          </w:p>
        </w:tc>
        <w:tc>
          <w:tcPr>
            <w:tcW w:w="792" w:type="dxa"/>
            <w:tcBorders>
              <w:bottom w:val="single" w:sz="12" w:space="0" w:color="666666"/>
            </w:tcBorders>
            <w:shd w:val="clear" w:color="auto" w:fill="FFFFFF"/>
          </w:tcPr>
          <w:p w14:paraId="52D1CBC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-3.26</w:t>
            </w:r>
          </w:p>
        </w:tc>
        <w:tc>
          <w:tcPr>
            <w:tcW w:w="720" w:type="dxa"/>
            <w:tcBorders>
              <w:bottom w:val="single" w:sz="12" w:space="0" w:color="666666"/>
            </w:tcBorders>
            <w:shd w:val="clear" w:color="auto" w:fill="FFFFFF"/>
          </w:tcPr>
          <w:p w14:paraId="558270D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791" w:type="dxa"/>
            <w:tcBorders>
              <w:bottom w:val="single" w:sz="12" w:space="0" w:color="666666"/>
            </w:tcBorders>
            <w:shd w:val="clear" w:color="auto" w:fill="FFFFFF"/>
          </w:tcPr>
          <w:p w14:paraId="0830F8F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-0.03</w:t>
            </w:r>
          </w:p>
        </w:tc>
        <w:tc>
          <w:tcPr>
            <w:tcW w:w="720" w:type="dxa"/>
            <w:tcBorders>
              <w:bottom w:val="single" w:sz="12" w:space="0" w:color="666666"/>
            </w:tcBorders>
            <w:shd w:val="clear" w:color="auto" w:fill="FFFFFF"/>
          </w:tcPr>
          <w:p w14:paraId="59CC39C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0.59</w:t>
            </w:r>
          </w:p>
        </w:tc>
        <w:tc>
          <w:tcPr>
            <w:tcW w:w="864" w:type="dxa"/>
            <w:tcBorders>
              <w:bottom w:val="single" w:sz="12" w:space="0" w:color="666666"/>
            </w:tcBorders>
            <w:shd w:val="clear" w:color="auto" w:fill="FFFFFF"/>
          </w:tcPr>
          <w:p w14:paraId="0AD07E0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6.93</w:t>
            </w:r>
          </w:p>
        </w:tc>
        <w:tc>
          <w:tcPr>
            <w:tcW w:w="864" w:type="dxa"/>
            <w:tcBorders>
              <w:bottom w:val="single" w:sz="12" w:space="0" w:color="666666"/>
            </w:tcBorders>
            <w:shd w:val="clear" w:color="auto" w:fill="FFFFFF"/>
          </w:tcPr>
          <w:p w14:paraId="7B7F8F0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0.85</w:t>
            </w:r>
          </w:p>
        </w:tc>
        <w:tc>
          <w:tcPr>
            <w:tcW w:w="1080" w:type="dxa"/>
            <w:tcBorders>
              <w:bottom w:val="single" w:sz="12" w:space="0" w:color="666666"/>
            </w:tcBorders>
            <w:shd w:val="clear" w:color="auto" w:fill="FFFFFF"/>
          </w:tcPr>
          <w:p w14:paraId="679E2FF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225" w:type="dxa"/>
            <w:tcBorders>
              <w:bottom w:val="single" w:sz="12" w:space="0" w:color="666666"/>
            </w:tcBorders>
            <w:shd w:val="clear" w:color="auto" w:fill="FFFFFF"/>
          </w:tcPr>
          <w:p w14:paraId="3AA31AA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1.05</w:t>
            </w:r>
          </w:p>
        </w:tc>
      </w:tr>
      <w:tr w:rsidR="00EB1B35" w14:paraId="252C1069" w14:textId="77777777">
        <w:trPr>
          <w:trHeight w:val="360"/>
          <w:jc w:val="center"/>
        </w:trPr>
        <w:tc>
          <w:tcPr>
            <w:tcW w:w="9360" w:type="dxa"/>
            <w:gridSpan w:val="10"/>
            <w:tcBorders>
              <w:top w:val="single" w:sz="12" w:space="0" w:color="666666"/>
            </w:tcBorders>
            <w:shd w:val="clear" w:color="auto" w:fill="FFFFFF"/>
            <w:vAlign w:val="center"/>
          </w:tcPr>
          <w:p w14:paraId="18E1B010"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14:paraId="267E4145" w14:textId="77777777" w:rsidR="00EB1B35" w:rsidRDefault="00000000">
      <w:pPr>
        <w:pStyle w:val="BodyText"/>
      </w:pPr>
      <w: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Layout w:type="fixed"/>
        <w:tblCellMar>
          <w:left w:w="0" w:type="dxa"/>
          <w:right w:w="0" w:type="dxa"/>
        </w:tblCellMar>
        <w:tblLook w:val="0420" w:firstRow="1" w:lastRow="0" w:firstColumn="0" w:lastColumn="0" w:noHBand="0" w:noVBand="1"/>
      </w:tblPr>
      <w:tblGrid>
        <w:gridCol w:w="3024"/>
        <w:gridCol w:w="1583"/>
        <w:gridCol w:w="1584"/>
        <w:gridCol w:w="1585"/>
        <w:gridCol w:w="1584"/>
      </w:tblGrid>
      <w:tr w:rsidR="00EB1B35" w14:paraId="509AFD4F"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549AC59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A8. Core cognitive tests with a score, by wave: number (weighted %)</w:t>
            </w:r>
          </w:p>
        </w:tc>
      </w:tr>
      <w:tr w:rsidR="00EB1B35" w14:paraId="2061AEFA" w14:textId="77777777">
        <w:trPr>
          <w:trHeight w:val="360"/>
          <w:tblHeader/>
          <w:jc w:val="center"/>
        </w:trPr>
        <w:tc>
          <w:tcPr>
            <w:tcW w:w="3024" w:type="dxa"/>
            <w:tcBorders>
              <w:top w:val="single" w:sz="12" w:space="0" w:color="666666"/>
              <w:bottom w:val="single" w:sz="12" w:space="0" w:color="666666"/>
            </w:tcBorders>
            <w:shd w:val="clear" w:color="auto" w:fill="FFFFFF"/>
            <w:vAlign w:val="center"/>
          </w:tcPr>
          <w:p w14:paraId="64F4962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Test</w:t>
            </w:r>
          </w:p>
        </w:tc>
        <w:tc>
          <w:tcPr>
            <w:tcW w:w="1583" w:type="dxa"/>
            <w:tcBorders>
              <w:top w:val="single" w:sz="12" w:space="0" w:color="666666"/>
              <w:bottom w:val="single" w:sz="12" w:space="0" w:color="666666"/>
            </w:tcBorders>
            <w:shd w:val="clear" w:color="auto" w:fill="FFFFFF"/>
            <w:vAlign w:val="center"/>
          </w:tcPr>
          <w:p w14:paraId="1631BAA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584" w:type="dxa"/>
            <w:tcBorders>
              <w:top w:val="single" w:sz="12" w:space="0" w:color="666666"/>
              <w:bottom w:val="single" w:sz="12" w:space="0" w:color="666666"/>
            </w:tcBorders>
            <w:shd w:val="clear" w:color="auto" w:fill="FFFFFF"/>
            <w:vAlign w:val="center"/>
          </w:tcPr>
          <w:p w14:paraId="0CD15F2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585" w:type="dxa"/>
            <w:tcBorders>
              <w:top w:val="single" w:sz="12" w:space="0" w:color="666666"/>
              <w:bottom w:val="single" w:sz="12" w:space="0" w:color="666666"/>
            </w:tcBorders>
            <w:shd w:val="clear" w:color="auto" w:fill="FFFFFF"/>
            <w:vAlign w:val="center"/>
          </w:tcPr>
          <w:p w14:paraId="573BF22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584" w:type="dxa"/>
            <w:tcBorders>
              <w:top w:val="single" w:sz="12" w:space="0" w:color="666666"/>
              <w:bottom w:val="single" w:sz="12" w:space="0" w:color="666666"/>
            </w:tcBorders>
            <w:shd w:val="clear" w:color="auto" w:fill="FFFFFF"/>
            <w:vAlign w:val="center"/>
          </w:tcPr>
          <w:p w14:paraId="31C652C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r>
      <w:tr w:rsidR="00EB1B35" w14:paraId="5FA31704" w14:textId="77777777">
        <w:trPr>
          <w:trHeight w:val="360"/>
          <w:jc w:val="center"/>
        </w:trPr>
        <w:tc>
          <w:tcPr>
            <w:tcW w:w="3024" w:type="dxa"/>
            <w:tcBorders>
              <w:top w:val="single" w:sz="12" w:space="0" w:color="666666"/>
            </w:tcBorders>
            <w:shd w:val="clear" w:color="auto" w:fill="FFFFFF"/>
          </w:tcPr>
          <w:p w14:paraId="5E825FC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1583" w:type="dxa"/>
            <w:tcBorders>
              <w:top w:val="single" w:sz="12" w:space="0" w:color="666666"/>
            </w:tcBorders>
            <w:shd w:val="clear" w:color="auto" w:fill="FFFFFF"/>
          </w:tcPr>
          <w:p w14:paraId="4AA0F63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top w:val="single" w:sz="12" w:space="0" w:color="666666"/>
            </w:tcBorders>
            <w:shd w:val="clear" w:color="auto" w:fill="FFFFFF"/>
          </w:tcPr>
          <w:p w14:paraId="1C115F5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tcBorders>
              <w:top w:val="single" w:sz="12" w:space="0" w:color="666666"/>
            </w:tcBorders>
            <w:shd w:val="clear" w:color="auto" w:fill="FFFFFF"/>
          </w:tcPr>
          <w:p w14:paraId="61824BA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tcBorders>
              <w:top w:val="single" w:sz="12" w:space="0" w:color="666666"/>
            </w:tcBorders>
            <w:shd w:val="clear" w:color="auto" w:fill="FFFFFF"/>
          </w:tcPr>
          <w:p w14:paraId="5E9D9D2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EB1B35" w14:paraId="623CA91D" w14:textId="77777777">
        <w:trPr>
          <w:trHeight w:val="360"/>
          <w:jc w:val="center"/>
        </w:trPr>
        <w:tc>
          <w:tcPr>
            <w:tcW w:w="3024" w:type="dxa"/>
            <w:shd w:val="clear" w:color="auto" w:fill="FFFFFF"/>
          </w:tcPr>
          <w:p w14:paraId="0EB6EE9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1583" w:type="dxa"/>
            <w:shd w:val="clear" w:color="auto" w:fill="FFFFFF"/>
          </w:tcPr>
          <w:p w14:paraId="1AEBCD2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9,092 (94.2%)</w:t>
            </w:r>
          </w:p>
        </w:tc>
        <w:tc>
          <w:tcPr>
            <w:tcW w:w="1584" w:type="dxa"/>
            <w:shd w:val="clear" w:color="auto" w:fill="FFFFFF"/>
          </w:tcPr>
          <w:p w14:paraId="632B2BA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7,404 (82.0%)</w:t>
            </w:r>
          </w:p>
        </w:tc>
        <w:tc>
          <w:tcPr>
            <w:tcW w:w="1585" w:type="dxa"/>
            <w:shd w:val="clear" w:color="auto" w:fill="FFFFFF"/>
          </w:tcPr>
          <w:p w14:paraId="0A35E27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7,218 (78.3%)</w:t>
            </w:r>
          </w:p>
        </w:tc>
        <w:tc>
          <w:tcPr>
            <w:tcW w:w="1584" w:type="dxa"/>
            <w:shd w:val="clear" w:color="auto" w:fill="FFFFFF"/>
          </w:tcPr>
          <w:p w14:paraId="503D7EF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6,716 (79.0%)</w:t>
            </w:r>
          </w:p>
        </w:tc>
      </w:tr>
      <w:tr w:rsidR="00EB1B35" w14:paraId="7136F925" w14:textId="77777777">
        <w:trPr>
          <w:trHeight w:val="360"/>
          <w:jc w:val="center"/>
        </w:trPr>
        <w:tc>
          <w:tcPr>
            <w:tcW w:w="3024" w:type="dxa"/>
            <w:shd w:val="clear" w:color="auto" w:fill="FFFFFF"/>
          </w:tcPr>
          <w:p w14:paraId="4C30A02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w:t>
            </w:r>
          </w:p>
        </w:tc>
        <w:tc>
          <w:tcPr>
            <w:tcW w:w="1583" w:type="dxa"/>
            <w:shd w:val="clear" w:color="auto" w:fill="FFFFFF"/>
          </w:tcPr>
          <w:p w14:paraId="007C606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3E8BAC7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0F63D83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0469FDB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EB1B35" w14:paraId="69496EF3" w14:textId="77777777">
        <w:trPr>
          <w:trHeight w:val="360"/>
          <w:jc w:val="center"/>
        </w:trPr>
        <w:tc>
          <w:tcPr>
            <w:tcW w:w="3024" w:type="dxa"/>
            <w:shd w:val="clear" w:color="auto" w:fill="FFFFFF"/>
          </w:tcPr>
          <w:p w14:paraId="6500EBF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President and Vice President</w:t>
            </w:r>
          </w:p>
        </w:tc>
        <w:tc>
          <w:tcPr>
            <w:tcW w:w="1583" w:type="dxa"/>
            <w:shd w:val="clear" w:color="auto" w:fill="FFFFFF"/>
          </w:tcPr>
          <w:p w14:paraId="6F692F6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9,157 (94.8%)</w:t>
            </w:r>
          </w:p>
        </w:tc>
        <w:tc>
          <w:tcPr>
            <w:tcW w:w="1584" w:type="dxa"/>
            <w:shd w:val="clear" w:color="auto" w:fill="FFFFFF"/>
          </w:tcPr>
          <w:p w14:paraId="314B957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3BB218C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3A6C56C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EB1B35" w14:paraId="54AE87A3" w14:textId="77777777">
        <w:trPr>
          <w:trHeight w:val="360"/>
          <w:jc w:val="center"/>
        </w:trPr>
        <w:tc>
          <w:tcPr>
            <w:tcW w:w="3024" w:type="dxa"/>
            <w:shd w:val="clear" w:color="auto" w:fill="FFFFFF"/>
          </w:tcPr>
          <w:p w14:paraId="413240A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1583" w:type="dxa"/>
            <w:shd w:val="clear" w:color="auto" w:fill="FFFFFF"/>
          </w:tcPr>
          <w:p w14:paraId="3FE6775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9,094 (94.1%)</w:t>
            </w:r>
          </w:p>
        </w:tc>
        <w:tc>
          <w:tcPr>
            <w:tcW w:w="1584" w:type="dxa"/>
            <w:shd w:val="clear" w:color="auto" w:fill="FFFFFF"/>
          </w:tcPr>
          <w:p w14:paraId="077C50E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7,493 (82.9%)</w:t>
            </w:r>
          </w:p>
        </w:tc>
        <w:tc>
          <w:tcPr>
            <w:tcW w:w="1585" w:type="dxa"/>
            <w:shd w:val="clear" w:color="auto" w:fill="FFFFFF"/>
          </w:tcPr>
          <w:p w14:paraId="47390FD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7,157 (77.5%)</w:t>
            </w:r>
          </w:p>
        </w:tc>
        <w:tc>
          <w:tcPr>
            <w:tcW w:w="1584" w:type="dxa"/>
            <w:shd w:val="clear" w:color="auto" w:fill="FFFFFF"/>
          </w:tcPr>
          <w:p w14:paraId="7321044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6,641 (78.1%)</w:t>
            </w:r>
          </w:p>
        </w:tc>
      </w:tr>
      <w:tr w:rsidR="00EB1B35" w14:paraId="36FA3932" w14:textId="77777777">
        <w:trPr>
          <w:trHeight w:val="360"/>
          <w:jc w:val="center"/>
        </w:trPr>
        <w:tc>
          <w:tcPr>
            <w:tcW w:w="3024" w:type="dxa"/>
            <w:shd w:val="clear" w:color="auto" w:fill="FFFFFF"/>
          </w:tcPr>
          <w:p w14:paraId="469662B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1583" w:type="dxa"/>
            <w:shd w:val="clear" w:color="auto" w:fill="FFFFFF"/>
          </w:tcPr>
          <w:p w14:paraId="1254D80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7,875 (84.2%)</w:t>
            </w:r>
          </w:p>
        </w:tc>
        <w:tc>
          <w:tcPr>
            <w:tcW w:w="1584" w:type="dxa"/>
            <w:shd w:val="clear" w:color="auto" w:fill="FFFFFF"/>
          </w:tcPr>
          <w:p w14:paraId="5BF1239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 (0.0%)</w:t>
            </w:r>
          </w:p>
        </w:tc>
        <w:tc>
          <w:tcPr>
            <w:tcW w:w="1585" w:type="dxa"/>
            <w:shd w:val="clear" w:color="auto" w:fill="FFFFFF"/>
          </w:tcPr>
          <w:p w14:paraId="4CEF52E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7,274 (85.8%)</w:t>
            </w:r>
          </w:p>
        </w:tc>
        <w:tc>
          <w:tcPr>
            <w:tcW w:w="1584" w:type="dxa"/>
            <w:shd w:val="clear" w:color="auto" w:fill="FFFFFF"/>
          </w:tcPr>
          <w:p w14:paraId="144BB20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3,897 (49.4%)</w:t>
            </w:r>
          </w:p>
        </w:tc>
      </w:tr>
      <w:tr w:rsidR="00EB1B35" w14:paraId="200AE950" w14:textId="77777777">
        <w:trPr>
          <w:trHeight w:val="360"/>
          <w:jc w:val="center"/>
        </w:trPr>
        <w:tc>
          <w:tcPr>
            <w:tcW w:w="3024" w:type="dxa"/>
            <w:shd w:val="clear" w:color="auto" w:fill="FFFFFF"/>
          </w:tcPr>
          <w:p w14:paraId="38710DE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1583" w:type="dxa"/>
            <w:shd w:val="clear" w:color="auto" w:fill="FFFFFF"/>
          </w:tcPr>
          <w:p w14:paraId="642F2F7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013D765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shd w:val="clear" w:color="auto" w:fill="FFFFFF"/>
          </w:tcPr>
          <w:p w14:paraId="2DF2070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8,360 (94.8%)</w:t>
            </w:r>
          </w:p>
        </w:tc>
        <w:tc>
          <w:tcPr>
            <w:tcW w:w="1584" w:type="dxa"/>
            <w:shd w:val="clear" w:color="auto" w:fill="FFFFFF"/>
          </w:tcPr>
          <w:p w14:paraId="39056BF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EB1B35" w14:paraId="3731E077" w14:textId="77777777">
        <w:trPr>
          <w:trHeight w:val="360"/>
          <w:jc w:val="center"/>
        </w:trPr>
        <w:tc>
          <w:tcPr>
            <w:tcW w:w="3024" w:type="dxa"/>
            <w:shd w:val="clear" w:color="auto" w:fill="FFFFFF"/>
          </w:tcPr>
          <w:p w14:paraId="5DA55B6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1583" w:type="dxa"/>
            <w:shd w:val="clear" w:color="auto" w:fill="FFFFFF"/>
          </w:tcPr>
          <w:p w14:paraId="2BAF96B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9,121 (94.5%)</w:t>
            </w:r>
          </w:p>
        </w:tc>
        <w:tc>
          <w:tcPr>
            <w:tcW w:w="1584" w:type="dxa"/>
            <w:shd w:val="clear" w:color="auto" w:fill="FFFFFF"/>
          </w:tcPr>
          <w:p w14:paraId="0A35DBB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7,535 (83.4%)</w:t>
            </w:r>
          </w:p>
        </w:tc>
        <w:tc>
          <w:tcPr>
            <w:tcW w:w="1585" w:type="dxa"/>
            <w:shd w:val="clear" w:color="auto" w:fill="FFFFFF"/>
          </w:tcPr>
          <w:p w14:paraId="4F3A271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7,194 (77.9%)</w:t>
            </w:r>
          </w:p>
        </w:tc>
        <w:tc>
          <w:tcPr>
            <w:tcW w:w="1584" w:type="dxa"/>
            <w:shd w:val="clear" w:color="auto" w:fill="FFFFFF"/>
          </w:tcPr>
          <w:p w14:paraId="04FB492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6,725 (79.1%)</w:t>
            </w:r>
          </w:p>
        </w:tc>
      </w:tr>
      <w:tr w:rsidR="00EB1B35" w14:paraId="39D7150B" w14:textId="77777777">
        <w:trPr>
          <w:trHeight w:val="360"/>
          <w:jc w:val="center"/>
        </w:trPr>
        <w:tc>
          <w:tcPr>
            <w:tcW w:w="3024" w:type="dxa"/>
            <w:shd w:val="clear" w:color="auto" w:fill="FFFFFF"/>
          </w:tcPr>
          <w:p w14:paraId="0F7D0EC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Immediate word recall (not in model)</w:t>
            </w:r>
          </w:p>
        </w:tc>
        <w:tc>
          <w:tcPr>
            <w:tcW w:w="1583" w:type="dxa"/>
            <w:shd w:val="clear" w:color="auto" w:fill="FFFFFF"/>
          </w:tcPr>
          <w:p w14:paraId="4BAC77B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9,095 (94.2%)</w:t>
            </w:r>
          </w:p>
        </w:tc>
        <w:tc>
          <w:tcPr>
            <w:tcW w:w="1584" w:type="dxa"/>
            <w:shd w:val="clear" w:color="auto" w:fill="FFFFFF"/>
          </w:tcPr>
          <w:p w14:paraId="327A047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7,514 (83.1%)</w:t>
            </w:r>
          </w:p>
        </w:tc>
        <w:tc>
          <w:tcPr>
            <w:tcW w:w="1585" w:type="dxa"/>
            <w:shd w:val="clear" w:color="auto" w:fill="FFFFFF"/>
          </w:tcPr>
          <w:p w14:paraId="0E09562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7,185 (77.8%)</w:t>
            </w:r>
          </w:p>
        </w:tc>
        <w:tc>
          <w:tcPr>
            <w:tcW w:w="1584" w:type="dxa"/>
            <w:shd w:val="clear" w:color="auto" w:fill="FFFFFF"/>
          </w:tcPr>
          <w:p w14:paraId="173A7CE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6,691 (78.7%)</w:t>
            </w:r>
          </w:p>
        </w:tc>
      </w:tr>
      <w:tr w:rsidR="00EB1B35" w14:paraId="550F5B93" w14:textId="77777777">
        <w:trPr>
          <w:trHeight w:val="360"/>
          <w:jc w:val="center"/>
        </w:trPr>
        <w:tc>
          <w:tcPr>
            <w:tcW w:w="3024" w:type="dxa"/>
            <w:tcBorders>
              <w:bottom w:val="single" w:sz="12" w:space="0" w:color="666666"/>
            </w:tcBorders>
            <w:shd w:val="clear" w:color="auto" w:fill="FFFFFF"/>
          </w:tcPr>
          <w:p w14:paraId="0B4F206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Any cognitive item</w:t>
            </w:r>
          </w:p>
        </w:tc>
        <w:tc>
          <w:tcPr>
            <w:tcW w:w="1583" w:type="dxa"/>
            <w:tcBorders>
              <w:bottom w:val="single" w:sz="12" w:space="0" w:color="666666"/>
            </w:tcBorders>
            <w:shd w:val="clear" w:color="auto" w:fill="FFFFFF"/>
          </w:tcPr>
          <w:p w14:paraId="759A443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bottom w:val="single" w:sz="12" w:space="0" w:color="666666"/>
            </w:tcBorders>
            <w:shd w:val="clear" w:color="auto" w:fill="FFFFFF"/>
          </w:tcPr>
          <w:p w14:paraId="3A36D78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tcBorders>
              <w:bottom w:val="single" w:sz="12" w:space="0" w:color="666666"/>
            </w:tcBorders>
            <w:shd w:val="clear" w:color="auto" w:fill="FFFFFF"/>
          </w:tcPr>
          <w:p w14:paraId="64F82EA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8,383 (95.1%)</w:t>
            </w:r>
          </w:p>
        </w:tc>
        <w:tc>
          <w:tcPr>
            <w:tcW w:w="1584" w:type="dxa"/>
            <w:tcBorders>
              <w:bottom w:val="single" w:sz="12" w:space="0" w:color="666666"/>
            </w:tcBorders>
            <w:shd w:val="clear" w:color="auto" w:fill="FFFFFF"/>
          </w:tcPr>
          <w:p w14:paraId="20220B1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EB1B35" w14:paraId="27D2B2CB" w14:textId="77777777">
        <w:trPr>
          <w:trHeight w:val="360"/>
          <w:jc w:val="center"/>
        </w:trPr>
        <w:tc>
          <w:tcPr>
            <w:tcW w:w="9360" w:type="dxa"/>
            <w:gridSpan w:val="5"/>
            <w:tcBorders>
              <w:top w:val="single" w:sz="12" w:space="0" w:color="666666"/>
            </w:tcBorders>
            <w:shd w:val="clear" w:color="auto" w:fill="FFFFFF"/>
            <w:vAlign w:val="center"/>
          </w:tcPr>
          <w:p w14:paraId="4938EC6B"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14:paraId="5921DB21" w14:textId="77777777" w:rsidR="00EB1B35" w:rsidRDefault="00000000">
      <w:pPr>
        <w:pStyle w:val="Heading2"/>
      </w:pPr>
      <w:r>
        <w:t>Limitations</w:t>
      </w:r>
    </w:p>
    <w:p w14:paraId="02E06279" w14:textId="77777777" w:rsidR="00EB1B35" w:rsidRDefault="00000000">
      <w:pPr>
        <w:pStyle w:val="FirstParagraph"/>
      </w:pPr>
      <w:r>
        <w:t>Limitations of our approach are worth mentioning.</w:t>
      </w:r>
    </w:p>
    <w:p w14:paraId="752E7B7E" w14:textId="77777777" w:rsidR="00EB1B35" w:rsidRDefault="00000000">
      <w:pPr>
        <w:pStyle w:val="BodyText"/>
      </w:pPr>
      <w:r>
        <w:t>First, the cut points were selected and evaluated in the same HRS-HCAP Wave 1 sample, so the agreement in Tables A2 and A4 is in-sample. The comparison of core-based and HRS-HCAP-based classifications among Wave 2 re-interviewees (</w:t>
      </w:r>
      <w:proofErr w:type="spellStart"/>
      <w:r>
        <w:t>eTables</w:t>
      </w:r>
      <w:proofErr w:type="spellEnd"/>
      <w:r>
        <w:t xml:space="preserve"> 7 and 8) is the out-of-sample check available in these data.</w:t>
      </w:r>
    </w:p>
    <w:p w14:paraId="1344922E" w14:textId="77777777" w:rsidR="00EB1B35" w:rsidRDefault="00000000">
      <w:pPr>
        <w:pStyle w:val="BodyText"/>
      </w:pPr>
      <w:r>
        <w:t xml:space="preserve">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w:t>
      </w:r>
    </w:p>
    <w:p w14:paraId="48A8AD6D" w14:textId="77777777" w:rsidR="00EB1B35" w:rsidRDefault="00000000">
      <w:pPr>
        <w:pStyle w:val="BodyText"/>
      </w:pPr>
      <w:r>
        <w:t>Third, the 2018 scores rest on 7 items (above). The pattern of missingness for number series is difficult to discern from the data and the HRS concordance web tool.</w:t>
      </w:r>
    </w:p>
    <w:p w14:paraId="0A1209B7" w14:textId="77777777" w:rsidR="00EB1B35" w:rsidRDefault="00000000">
      <w:pPr>
        <w:pStyle w:val="BodyText"/>
      </w:pPr>
      <w: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14:paraId="710B6028" w14:textId="77777777" w:rsidR="00EB1B35" w:rsidRDefault="00000000">
      <w:pPr>
        <w:pStyle w:val="BodyText"/>
      </w:pPr>
      <w:r>
        <w:lastRenderedPageBreak/>
        <w:t>Fifth, the IQCODE in the core interview asks about change over 2 years, whereas the HRS-HCAP informant interview asks about change over 10 years, so the Manly-Jones IQCODE thresholds may not carry the same meaning in core proxy interviews.</w:t>
      </w:r>
    </w:p>
    <w:p w14:paraId="5C74E4F4" w14:textId="77777777" w:rsidR="00EB1B35" w:rsidRDefault="00000000">
      <w:pPr>
        <w:pStyle w:val="Heading2"/>
      </w:pPr>
      <w:r>
        <w:t>Endnote. Why the core algorithm does not use functional limitations</w:t>
      </w:r>
    </w:p>
    <w:p w14:paraId="0B80393D" w14:textId="77777777" w:rsidR="00EB1B35" w:rsidRDefault="00000000">
      <w:pPr>
        <w:pStyle w:val="FirstParagraph"/>
      </w:pPr>
      <w:r>
        <w:t>Our original plan followed the Manly-Jones algorithm more closely. 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2 reasons, which we document here with the current data.</w:t>
      </w:r>
    </w:p>
    <w:p w14:paraId="51208F68" w14:textId="77777777" w:rsidR="00EB1B35" w:rsidRDefault="00000000">
      <w:pPr>
        <w:pStyle w:val="BodyText"/>
      </w:pPr>
      <w:r>
        <w:t xml:space="preserve">First, few participants report any limitation, even among those the Manly-Jones algorithm classifies as having dementia. Among HRS-HCAP Wave 1 participants with a core T score, the weighted share reporting no ADL or IADL limitation was 41.5% for those with dementia by the Manly-Jones algorithm, 59.4% for MCI, and 79.2% for normal cognition; below the severe T cut point, 55.3% reported none (Table A9). </w:t>
      </w:r>
      <w:proofErr w:type="gramStart"/>
      <w:r>
        <w:t>By definition, every</w:t>
      </w:r>
      <w:proofErr w:type="gramEnd"/>
      <w:r>
        <w:t xml:space="preserve"> participant the Manly-Jones algorithm classifies as having dementia has an informant report of functional impairment, yet 41.5% of them report no limitation in the core interview. The lowest possible threshold, 1 or more limitations, misses at least that share, and no threshold on the limitation count can do better.</w:t>
      </w:r>
    </w:p>
    <w:p w14:paraId="692A7619" w14:textId="77777777" w:rsidR="00EB1B35" w:rsidRDefault="00000000">
      <w:pPr>
        <w:pStyle w:val="BodyText"/>
      </w:pPr>
      <w:r>
        <w:t>Second, adding function did not improve agreement. We applied 2 alternative rules, each with its own prevalence-matched cut points: function at the severe level and function or memory at the moderate level, the closest analog of the Manly-Jones rules; and function or memory at both levels (Table A10). The 3-class kappa was 0.50 with the memory rule, 0.54 with the function rule, and 0.53 with function or memory; the dementia kappa was 0.34, 0.43, and 0.44. Agreement with the function rule was higher than agreement with the memory rule for the 3 classes and higher than it for dementia. We therefore kept the simpler memory rule, which uses an item the Manly-Jones algorithm already includes. An earlier version of this analysis, with different cut points and an unweighted subsample, reached the same conclusion.</w:t>
      </w:r>
    </w:p>
    <w:tbl>
      <w:tblPr>
        <w:tblW w:w="9362" w:type="dxa"/>
        <w:jc w:val="center"/>
        <w:tblLayout w:type="fixed"/>
        <w:tblCellMar>
          <w:left w:w="0" w:type="dxa"/>
          <w:right w:w="0" w:type="dxa"/>
        </w:tblCellMar>
        <w:tblLook w:val="0420" w:firstRow="1" w:lastRow="0" w:firstColumn="0" w:lastColumn="0" w:noHBand="0" w:noVBand="1"/>
      </w:tblPr>
      <w:tblGrid>
        <w:gridCol w:w="2048"/>
        <w:gridCol w:w="788"/>
        <w:gridCol w:w="780"/>
        <w:gridCol w:w="479"/>
        <w:gridCol w:w="443"/>
        <w:gridCol w:w="436"/>
        <w:gridCol w:w="345"/>
        <w:gridCol w:w="752"/>
        <w:gridCol w:w="170"/>
        <w:gridCol w:w="708"/>
        <w:gridCol w:w="143"/>
        <w:gridCol w:w="922"/>
        <w:gridCol w:w="177"/>
        <w:gridCol w:w="1171"/>
      </w:tblGrid>
      <w:tr w:rsidR="00EB1B35" w14:paraId="620FEA49" w14:textId="77777777">
        <w:trPr>
          <w:trHeight w:val="360"/>
          <w:tblHeader/>
          <w:jc w:val="center"/>
        </w:trPr>
        <w:tc>
          <w:tcPr>
            <w:tcW w:w="9362" w:type="dxa"/>
            <w:gridSpan w:val="14"/>
            <w:tcBorders>
              <w:top w:val="single" w:sz="12" w:space="0" w:color="666666"/>
              <w:bottom w:val="single" w:sz="12" w:space="0" w:color="666666"/>
            </w:tcBorders>
            <w:shd w:val="clear" w:color="auto" w:fill="FFFFFF"/>
            <w:vAlign w:val="center"/>
          </w:tcPr>
          <w:p w14:paraId="1D019DD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A9. Self-reported ADL and IADL limitations by Manly-Jones class and by core T-score band, HRS-HCAP Wave 1</w:t>
            </w:r>
          </w:p>
        </w:tc>
      </w:tr>
      <w:tr w:rsidR="00EB1B35" w14:paraId="423110A6" w14:textId="77777777">
        <w:trPr>
          <w:trHeight w:val="360"/>
          <w:tblHeader/>
          <w:jc w:val="center"/>
        </w:trPr>
        <w:tc>
          <w:tcPr>
            <w:tcW w:w="2048" w:type="dxa"/>
            <w:tcBorders>
              <w:top w:val="single" w:sz="12" w:space="0" w:color="666666"/>
              <w:bottom w:val="single" w:sz="12" w:space="0" w:color="666666"/>
            </w:tcBorders>
            <w:shd w:val="clear" w:color="auto" w:fill="FFFFFF"/>
            <w:vAlign w:val="center"/>
          </w:tcPr>
          <w:p w14:paraId="179BD56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Grouping</w:t>
            </w:r>
          </w:p>
        </w:tc>
        <w:tc>
          <w:tcPr>
            <w:tcW w:w="2047" w:type="dxa"/>
            <w:gridSpan w:val="3"/>
            <w:tcBorders>
              <w:top w:val="single" w:sz="12" w:space="0" w:color="666666"/>
              <w:bottom w:val="single" w:sz="12" w:space="0" w:color="666666"/>
            </w:tcBorders>
            <w:shd w:val="clear" w:color="auto" w:fill="FFFFFF"/>
            <w:vAlign w:val="center"/>
          </w:tcPr>
          <w:p w14:paraId="5057877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Group</w:t>
            </w:r>
          </w:p>
        </w:tc>
        <w:tc>
          <w:tcPr>
            <w:tcW w:w="879" w:type="dxa"/>
            <w:gridSpan w:val="2"/>
            <w:tcBorders>
              <w:top w:val="single" w:sz="12" w:space="0" w:color="666666"/>
              <w:bottom w:val="single" w:sz="12" w:space="0" w:color="666666"/>
            </w:tcBorders>
            <w:shd w:val="clear" w:color="auto" w:fill="FFFFFF"/>
            <w:vAlign w:val="center"/>
          </w:tcPr>
          <w:p w14:paraId="48F3F9E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c>
          <w:tcPr>
            <w:tcW w:w="1097" w:type="dxa"/>
            <w:gridSpan w:val="2"/>
            <w:tcBorders>
              <w:top w:val="single" w:sz="12" w:space="0" w:color="666666"/>
              <w:bottom w:val="single" w:sz="12" w:space="0" w:color="666666"/>
            </w:tcBorders>
            <w:shd w:val="clear" w:color="auto" w:fill="FFFFFF"/>
            <w:vAlign w:val="center"/>
          </w:tcPr>
          <w:p w14:paraId="52C601E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None, %</w:t>
            </w:r>
          </w:p>
        </w:tc>
        <w:tc>
          <w:tcPr>
            <w:tcW w:w="878" w:type="dxa"/>
            <w:gridSpan w:val="2"/>
            <w:tcBorders>
              <w:top w:val="single" w:sz="12" w:space="0" w:color="666666"/>
              <w:bottom w:val="single" w:sz="12" w:space="0" w:color="666666"/>
            </w:tcBorders>
            <w:shd w:val="clear" w:color="auto" w:fill="FFFFFF"/>
            <w:vAlign w:val="center"/>
          </w:tcPr>
          <w:p w14:paraId="1144F57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1, %</w:t>
            </w:r>
          </w:p>
        </w:tc>
        <w:tc>
          <w:tcPr>
            <w:tcW w:w="1242" w:type="dxa"/>
            <w:gridSpan w:val="3"/>
            <w:tcBorders>
              <w:top w:val="single" w:sz="12" w:space="0" w:color="666666"/>
              <w:bottom w:val="single" w:sz="12" w:space="0" w:color="666666"/>
            </w:tcBorders>
            <w:shd w:val="clear" w:color="auto" w:fill="FFFFFF"/>
            <w:vAlign w:val="center"/>
          </w:tcPr>
          <w:p w14:paraId="1D8955D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 or more, %</w:t>
            </w:r>
          </w:p>
        </w:tc>
        <w:tc>
          <w:tcPr>
            <w:tcW w:w="1171" w:type="dxa"/>
            <w:tcBorders>
              <w:top w:val="single" w:sz="12" w:space="0" w:color="666666"/>
              <w:bottom w:val="single" w:sz="12" w:space="0" w:color="666666"/>
            </w:tcBorders>
            <w:shd w:val="clear" w:color="auto" w:fill="FFFFFF"/>
            <w:vAlign w:val="center"/>
          </w:tcPr>
          <w:p w14:paraId="38AF8FE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Missing, %</w:t>
            </w:r>
          </w:p>
        </w:tc>
      </w:tr>
      <w:tr w:rsidR="00EB1B35" w14:paraId="7FD53FBB" w14:textId="77777777">
        <w:trPr>
          <w:trHeight w:val="360"/>
          <w:jc w:val="center"/>
        </w:trPr>
        <w:tc>
          <w:tcPr>
            <w:tcW w:w="2048" w:type="dxa"/>
            <w:tcBorders>
              <w:top w:val="single" w:sz="12" w:space="0" w:color="666666"/>
            </w:tcBorders>
            <w:shd w:val="clear" w:color="auto" w:fill="FFFFFF"/>
          </w:tcPr>
          <w:p w14:paraId="6F5887D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3"/>
            <w:tcBorders>
              <w:top w:val="single" w:sz="12" w:space="0" w:color="666666"/>
            </w:tcBorders>
            <w:shd w:val="clear" w:color="auto" w:fill="FFFFFF"/>
          </w:tcPr>
          <w:p w14:paraId="325F632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879" w:type="dxa"/>
            <w:gridSpan w:val="2"/>
            <w:tcBorders>
              <w:top w:val="single" w:sz="12" w:space="0" w:color="666666"/>
            </w:tcBorders>
            <w:shd w:val="clear" w:color="auto" w:fill="FFFFFF"/>
          </w:tcPr>
          <w:p w14:paraId="106A826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2,256</w:t>
            </w:r>
          </w:p>
        </w:tc>
        <w:tc>
          <w:tcPr>
            <w:tcW w:w="1097" w:type="dxa"/>
            <w:gridSpan w:val="2"/>
            <w:tcBorders>
              <w:top w:val="single" w:sz="12" w:space="0" w:color="666666"/>
            </w:tcBorders>
            <w:shd w:val="clear" w:color="auto" w:fill="FFFFFF"/>
          </w:tcPr>
          <w:p w14:paraId="6118FFE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79.2</w:t>
            </w:r>
          </w:p>
        </w:tc>
        <w:tc>
          <w:tcPr>
            <w:tcW w:w="878" w:type="dxa"/>
            <w:gridSpan w:val="2"/>
            <w:tcBorders>
              <w:top w:val="single" w:sz="12" w:space="0" w:color="666666"/>
            </w:tcBorders>
            <w:shd w:val="clear" w:color="auto" w:fill="FFFFFF"/>
          </w:tcPr>
          <w:p w14:paraId="171E4F5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12.4</w:t>
            </w:r>
          </w:p>
        </w:tc>
        <w:tc>
          <w:tcPr>
            <w:tcW w:w="1242" w:type="dxa"/>
            <w:gridSpan w:val="3"/>
            <w:tcBorders>
              <w:top w:val="single" w:sz="12" w:space="0" w:color="666666"/>
            </w:tcBorders>
            <w:shd w:val="clear" w:color="auto" w:fill="FFFFFF"/>
          </w:tcPr>
          <w:p w14:paraId="00D73B5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8.4</w:t>
            </w:r>
          </w:p>
        </w:tc>
        <w:tc>
          <w:tcPr>
            <w:tcW w:w="1171" w:type="dxa"/>
            <w:tcBorders>
              <w:top w:val="single" w:sz="12" w:space="0" w:color="666666"/>
            </w:tcBorders>
            <w:shd w:val="clear" w:color="auto" w:fill="FFFFFF"/>
          </w:tcPr>
          <w:p w14:paraId="5C0D287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EB1B35" w14:paraId="1BFEAD38" w14:textId="77777777">
        <w:trPr>
          <w:trHeight w:val="360"/>
          <w:jc w:val="center"/>
        </w:trPr>
        <w:tc>
          <w:tcPr>
            <w:tcW w:w="2048" w:type="dxa"/>
            <w:shd w:val="clear" w:color="auto" w:fill="FFFFFF"/>
          </w:tcPr>
          <w:p w14:paraId="32FAD59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3"/>
            <w:shd w:val="clear" w:color="auto" w:fill="FFFFFF"/>
          </w:tcPr>
          <w:p w14:paraId="5BE0772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879" w:type="dxa"/>
            <w:gridSpan w:val="2"/>
            <w:shd w:val="clear" w:color="auto" w:fill="FFFFFF"/>
          </w:tcPr>
          <w:p w14:paraId="4D477AE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744</w:t>
            </w:r>
          </w:p>
        </w:tc>
        <w:tc>
          <w:tcPr>
            <w:tcW w:w="1097" w:type="dxa"/>
            <w:gridSpan w:val="2"/>
            <w:shd w:val="clear" w:color="auto" w:fill="FFFFFF"/>
          </w:tcPr>
          <w:p w14:paraId="4A425C5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59.4</w:t>
            </w:r>
          </w:p>
        </w:tc>
        <w:tc>
          <w:tcPr>
            <w:tcW w:w="878" w:type="dxa"/>
            <w:gridSpan w:val="2"/>
            <w:shd w:val="clear" w:color="auto" w:fill="FFFFFF"/>
          </w:tcPr>
          <w:p w14:paraId="6EDE25F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19.4</w:t>
            </w:r>
          </w:p>
        </w:tc>
        <w:tc>
          <w:tcPr>
            <w:tcW w:w="1242" w:type="dxa"/>
            <w:gridSpan w:val="3"/>
            <w:shd w:val="clear" w:color="auto" w:fill="FFFFFF"/>
          </w:tcPr>
          <w:p w14:paraId="5B6347D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1171" w:type="dxa"/>
            <w:shd w:val="clear" w:color="auto" w:fill="FFFFFF"/>
          </w:tcPr>
          <w:p w14:paraId="0AC7546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EB1B35" w14:paraId="6AB80688" w14:textId="77777777">
        <w:trPr>
          <w:trHeight w:val="360"/>
          <w:jc w:val="center"/>
        </w:trPr>
        <w:tc>
          <w:tcPr>
            <w:tcW w:w="2048" w:type="dxa"/>
            <w:shd w:val="clear" w:color="auto" w:fill="FFFFFF"/>
          </w:tcPr>
          <w:p w14:paraId="14480C1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3"/>
            <w:shd w:val="clear" w:color="auto" w:fill="FFFFFF"/>
          </w:tcPr>
          <w:p w14:paraId="2B04CAE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879" w:type="dxa"/>
            <w:gridSpan w:val="2"/>
            <w:shd w:val="clear" w:color="auto" w:fill="FFFFFF"/>
          </w:tcPr>
          <w:p w14:paraId="71E83BF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283</w:t>
            </w:r>
          </w:p>
        </w:tc>
        <w:tc>
          <w:tcPr>
            <w:tcW w:w="1097" w:type="dxa"/>
            <w:gridSpan w:val="2"/>
            <w:shd w:val="clear" w:color="auto" w:fill="FFFFFF"/>
          </w:tcPr>
          <w:p w14:paraId="7551098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41.5</w:t>
            </w:r>
          </w:p>
        </w:tc>
        <w:tc>
          <w:tcPr>
            <w:tcW w:w="878" w:type="dxa"/>
            <w:gridSpan w:val="2"/>
            <w:shd w:val="clear" w:color="auto" w:fill="FFFFFF"/>
          </w:tcPr>
          <w:p w14:paraId="40E6A27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23.5</w:t>
            </w:r>
          </w:p>
        </w:tc>
        <w:tc>
          <w:tcPr>
            <w:tcW w:w="1242" w:type="dxa"/>
            <w:gridSpan w:val="3"/>
            <w:shd w:val="clear" w:color="auto" w:fill="FFFFFF"/>
          </w:tcPr>
          <w:p w14:paraId="6AF3417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35.0</w:t>
            </w:r>
          </w:p>
        </w:tc>
        <w:tc>
          <w:tcPr>
            <w:tcW w:w="1171" w:type="dxa"/>
            <w:shd w:val="clear" w:color="auto" w:fill="FFFFFF"/>
          </w:tcPr>
          <w:p w14:paraId="112244D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EB1B35" w14:paraId="42923759" w14:textId="77777777">
        <w:trPr>
          <w:trHeight w:val="360"/>
          <w:jc w:val="center"/>
        </w:trPr>
        <w:tc>
          <w:tcPr>
            <w:tcW w:w="2048" w:type="dxa"/>
            <w:shd w:val="clear" w:color="auto" w:fill="FFFFFF"/>
          </w:tcPr>
          <w:p w14:paraId="30DF771C"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3"/>
            <w:shd w:val="clear" w:color="auto" w:fill="FFFFFF"/>
          </w:tcPr>
          <w:p w14:paraId="07E92FA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879" w:type="dxa"/>
            <w:gridSpan w:val="2"/>
            <w:shd w:val="clear" w:color="auto" w:fill="FFFFFF"/>
          </w:tcPr>
          <w:p w14:paraId="17D5381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724</w:t>
            </w:r>
          </w:p>
        </w:tc>
        <w:tc>
          <w:tcPr>
            <w:tcW w:w="1097" w:type="dxa"/>
            <w:gridSpan w:val="2"/>
            <w:shd w:val="clear" w:color="auto" w:fill="FFFFFF"/>
          </w:tcPr>
          <w:p w14:paraId="69D6775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55.3</w:t>
            </w:r>
          </w:p>
        </w:tc>
        <w:tc>
          <w:tcPr>
            <w:tcW w:w="878" w:type="dxa"/>
            <w:gridSpan w:val="2"/>
            <w:shd w:val="clear" w:color="auto" w:fill="FFFFFF"/>
          </w:tcPr>
          <w:p w14:paraId="63AD376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20.5</w:t>
            </w:r>
          </w:p>
        </w:tc>
        <w:tc>
          <w:tcPr>
            <w:tcW w:w="1242" w:type="dxa"/>
            <w:gridSpan w:val="3"/>
            <w:shd w:val="clear" w:color="auto" w:fill="FFFFFF"/>
          </w:tcPr>
          <w:p w14:paraId="0733020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24.2</w:t>
            </w:r>
          </w:p>
        </w:tc>
        <w:tc>
          <w:tcPr>
            <w:tcW w:w="1171" w:type="dxa"/>
            <w:shd w:val="clear" w:color="auto" w:fill="FFFFFF"/>
          </w:tcPr>
          <w:p w14:paraId="4AE15BF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EB1B35" w14:paraId="1ABBD963" w14:textId="77777777">
        <w:trPr>
          <w:trHeight w:val="360"/>
          <w:jc w:val="center"/>
        </w:trPr>
        <w:tc>
          <w:tcPr>
            <w:tcW w:w="2048" w:type="dxa"/>
            <w:shd w:val="clear" w:color="auto" w:fill="FFFFFF"/>
          </w:tcPr>
          <w:p w14:paraId="7E622DA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3"/>
            <w:shd w:val="clear" w:color="auto" w:fill="FFFFFF"/>
          </w:tcPr>
          <w:p w14:paraId="177DE46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38.5 to &lt; 46.5</w:t>
            </w:r>
          </w:p>
        </w:tc>
        <w:tc>
          <w:tcPr>
            <w:tcW w:w="879" w:type="dxa"/>
            <w:gridSpan w:val="2"/>
            <w:shd w:val="clear" w:color="auto" w:fill="FFFFFF"/>
          </w:tcPr>
          <w:p w14:paraId="53AF94E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835</w:t>
            </w:r>
          </w:p>
        </w:tc>
        <w:tc>
          <w:tcPr>
            <w:tcW w:w="1097" w:type="dxa"/>
            <w:gridSpan w:val="2"/>
            <w:shd w:val="clear" w:color="auto" w:fill="FFFFFF"/>
          </w:tcPr>
          <w:p w14:paraId="11EFAA0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70.5</w:t>
            </w:r>
          </w:p>
        </w:tc>
        <w:tc>
          <w:tcPr>
            <w:tcW w:w="878" w:type="dxa"/>
            <w:gridSpan w:val="2"/>
            <w:shd w:val="clear" w:color="auto" w:fill="FFFFFF"/>
          </w:tcPr>
          <w:p w14:paraId="325A6EB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14.4</w:t>
            </w:r>
          </w:p>
        </w:tc>
        <w:tc>
          <w:tcPr>
            <w:tcW w:w="1242" w:type="dxa"/>
            <w:gridSpan w:val="3"/>
            <w:shd w:val="clear" w:color="auto" w:fill="FFFFFF"/>
          </w:tcPr>
          <w:p w14:paraId="52552CD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15.0</w:t>
            </w:r>
          </w:p>
        </w:tc>
        <w:tc>
          <w:tcPr>
            <w:tcW w:w="1171" w:type="dxa"/>
            <w:shd w:val="clear" w:color="auto" w:fill="FFFFFF"/>
          </w:tcPr>
          <w:p w14:paraId="28A69C0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EB1B35" w14:paraId="24433938" w14:textId="77777777">
        <w:trPr>
          <w:trHeight w:val="360"/>
          <w:jc w:val="center"/>
        </w:trPr>
        <w:tc>
          <w:tcPr>
            <w:tcW w:w="2048" w:type="dxa"/>
            <w:tcBorders>
              <w:bottom w:val="single" w:sz="12" w:space="0" w:color="666666"/>
            </w:tcBorders>
            <w:shd w:val="clear" w:color="auto" w:fill="FFFFFF"/>
          </w:tcPr>
          <w:p w14:paraId="338F6A9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3"/>
            <w:tcBorders>
              <w:bottom w:val="single" w:sz="12" w:space="0" w:color="666666"/>
            </w:tcBorders>
            <w:shd w:val="clear" w:color="auto" w:fill="FFFFFF"/>
          </w:tcPr>
          <w:p w14:paraId="1FF891C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 &gt;= 46.5</w:t>
            </w:r>
          </w:p>
        </w:tc>
        <w:tc>
          <w:tcPr>
            <w:tcW w:w="879" w:type="dxa"/>
            <w:gridSpan w:val="2"/>
            <w:tcBorders>
              <w:bottom w:val="single" w:sz="12" w:space="0" w:color="666666"/>
            </w:tcBorders>
            <w:shd w:val="clear" w:color="auto" w:fill="FFFFFF"/>
          </w:tcPr>
          <w:p w14:paraId="1DFD22E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1,724</w:t>
            </w:r>
          </w:p>
        </w:tc>
        <w:tc>
          <w:tcPr>
            <w:tcW w:w="1097" w:type="dxa"/>
            <w:gridSpan w:val="2"/>
            <w:tcBorders>
              <w:bottom w:val="single" w:sz="12" w:space="0" w:color="666666"/>
            </w:tcBorders>
            <w:shd w:val="clear" w:color="auto" w:fill="FFFFFF"/>
          </w:tcPr>
          <w:p w14:paraId="13301CA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79.8</w:t>
            </w:r>
          </w:p>
        </w:tc>
        <w:tc>
          <w:tcPr>
            <w:tcW w:w="878" w:type="dxa"/>
            <w:gridSpan w:val="2"/>
            <w:tcBorders>
              <w:bottom w:val="single" w:sz="12" w:space="0" w:color="666666"/>
            </w:tcBorders>
            <w:shd w:val="clear" w:color="auto" w:fill="FFFFFF"/>
          </w:tcPr>
          <w:p w14:paraId="37C829B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12.6</w:t>
            </w:r>
          </w:p>
        </w:tc>
        <w:tc>
          <w:tcPr>
            <w:tcW w:w="1242" w:type="dxa"/>
            <w:gridSpan w:val="3"/>
            <w:tcBorders>
              <w:bottom w:val="single" w:sz="12" w:space="0" w:color="666666"/>
            </w:tcBorders>
            <w:shd w:val="clear" w:color="auto" w:fill="FFFFFF"/>
          </w:tcPr>
          <w:p w14:paraId="14F5B67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7.7</w:t>
            </w:r>
          </w:p>
        </w:tc>
        <w:tc>
          <w:tcPr>
            <w:tcW w:w="1171" w:type="dxa"/>
            <w:tcBorders>
              <w:bottom w:val="single" w:sz="12" w:space="0" w:color="666666"/>
            </w:tcBorders>
            <w:shd w:val="clear" w:color="auto" w:fill="FFFFFF"/>
          </w:tcPr>
          <w:p w14:paraId="3165AA4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EB1B35" w14:paraId="38E4EEDE" w14:textId="77777777">
        <w:trPr>
          <w:trHeight w:val="360"/>
          <w:jc w:val="center"/>
        </w:trPr>
        <w:tc>
          <w:tcPr>
            <w:tcW w:w="9362" w:type="dxa"/>
            <w:gridSpan w:val="14"/>
            <w:tcBorders>
              <w:top w:val="single" w:sz="12" w:space="0" w:color="666666"/>
            </w:tcBorders>
            <w:shd w:val="clear" w:color="auto" w:fill="FFFFFF"/>
            <w:vAlign w:val="center"/>
          </w:tcPr>
          <w:p w14:paraId="41F6ECBD"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Participants with a core T score (n = 3,283). Number of limitations in activities of daily living (ADL) and instrumental activities of daily living (IADL) reported in the 2016 core interview. Percentages are weighted (HCAP16WGTR).</w:t>
            </w:r>
          </w:p>
        </w:tc>
      </w:tr>
      <w:tr w:rsidR="00EB1B35" w14:paraId="1616C215" w14:textId="77777777">
        <w:trPr>
          <w:trHeight w:val="360"/>
          <w:jc w:val="center"/>
        </w:trPr>
        <w:tc>
          <w:tcPr>
            <w:tcW w:w="9362" w:type="dxa"/>
            <w:gridSpan w:val="14"/>
            <w:tcBorders>
              <w:top w:val="single" w:sz="12" w:space="0" w:color="666666"/>
              <w:bottom w:val="single" w:sz="12" w:space="0" w:color="666666"/>
            </w:tcBorders>
            <w:shd w:val="clear" w:color="auto" w:fill="FFFFFF"/>
            <w:vAlign w:val="center"/>
          </w:tcPr>
          <w:p w14:paraId="41AC9D2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Table A10. Agreement with the Manly-Jones algorithm when functional limitations enter the decision rules, HRS-HCAP Wave 1</w:t>
            </w:r>
          </w:p>
        </w:tc>
      </w:tr>
      <w:tr w:rsidR="00EB1B35" w14:paraId="387D6A19" w14:textId="77777777">
        <w:trPr>
          <w:trHeight w:val="360"/>
          <w:jc w:val="center"/>
        </w:trPr>
        <w:tc>
          <w:tcPr>
            <w:tcW w:w="2836" w:type="dxa"/>
            <w:gridSpan w:val="2"/>
            <w:tcBorders>
              <w:top w:val="single" w:sz="12" w:space="0" w:color="666666"/>
              <w:bottom w:val="single" w:sz="12" w:space="0" w:color="666666"/>
            </w:tcBorders>
            <w:shd w:val="clear" w:color="auto" w:fill="FFFFFF"/>
            <w:vAlign w:val="center"/>
          </w:tcPr>
          <w:p w14:paraId="0220675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780" w:type="dxa"/>
            <w:tcBorders>
              <w:top w:val="single" w:sz="12" w:space="0" w:color="666666"/>
              <w:bottom w:val="single" w:sz="12" w:space="0" w:color="666666"/>
            </w:tcBorders>
            <w:shd w:val="clear" w:color="auto" w:fill="FFFFFF"/>
            <w:vAlign w:val="center"/>
          </w:tcPr>
          <w:p w14:paraId="3029219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22" w:type="dxa"/>
            <w:gridSpan w:val="2"/>
            <w:tcBorders>
              <w:top w:val="single" w:sz="12" w:space="0" w:color="666666"/>
              <w:bottom w:val="single" w:sz="12" w:space="0" w:color="666666"/>
            </w:tcBorders>
            <w:shd w:val="clear" w:color="auto" w:fill="FFFFFF"/>
            <w:vAlign w:val="center"/>
          </w:tcPr>
          <w:p w14:paraId="34F96A8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781" w:type="dxa"/>
            <w:gridSpan w:val="2"/>
            <w:tcBorders>
              <w:top w:val="single" w:sz="12" w:space="0" w:color="666666"/>
              <w:bottom w:val="single" w:sz="12" w:space="0" w:color="666666"/>
            </w:tcBorders>
            <w:shd w:val="clear" w:color="auto" w:fill="FFFFFF"/>
            <w:vAlign w:val="center"/>
          </w:tcPr>
          <w:p w14:paraId="5F79A0E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922" w:type="dxa"/>
            <w:gridSpan w:val="2"/>
            <w:tcBorders>
              <w:top w:val="single" w:sz="12" w:space="0" w:color="666666"/>
              <w:bottom w:val="single" w:sz="12" w:space="0" w:color="666666"/>
            </w:tcBorders>
            <w:shd w:val="clear" w:color="auto" w:fill="FFFFFF"/>
            <w:vAlign w:val="center"/>
          </w:tcPr>
          <w:p w14:paraId="581DA2AA"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851" w:type="dxa"/>
            <w:gridSpan w:val="2"/>
            <w:tcBorders>
              <w:top w:val="single" w:sz="12" w:space="0" w:color="666666"/>
              <w:bottom w:val="single" w:sz="12" w:space="0" w:color="666666"/>
            </w:tcBorders>
            <w:shd w:val="clear" w:color="auto" w:fill="FFFFFF"/>
            <w:vAlign w:val="center"/>
          </w:tcPr>
          <w:p w14:paraId="03F6462D"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922" w:type="dxa"/>
            <w:tcBorders>
              <w:top w:val="single" w:sz="12" w:space="0" w:color="666666"/>
              <w:bottom w:val="single" w:sz="12" w:space="0" w:color="666666"/>
            </w:tcBorders>
            <w:shd w:val="clear" w:color="auto" w:fill="FFFFFF"/>
            <w:vAlign w:val="center"/>
          </w:tcPr>
          <w:p w14:paraId="19EEEDD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348" w:type="dxa"/>
            <w:gridSpan w:val="2"/>
            <w:tcBorders>
              <w:top w:val="single" w:sz="12" w:space="0" w:color="666666"/>
              <w:bottom w:val="single" w:sz="12" w:space="0" w:color="666666"/>
            </w:tcBorders>
            <w:shd w:val="clear" w:color="auto" w:fill="FFFFFF"/>
            <w:vAlign w:val="center"/>
          </w:tcPr>
          <w:p w14:paraId="7E26FB23"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r>
      <w:tr w:rsidR="00EB1B35" w14:paraId="5C960F15" w14:textId="77777777">
        <w:trPr>
          <w:trHeight w:val="360"/>
          <w:jc w:val="center"/>
        </w:trPr>
        <w:tc>
          <w:tcPr>
            <w:tcW w:w="2836" w:type="dxa"/>
            <w:gridSpan w:val="2"/>
            <w:tcBorders>
              <w:top w:val="single" w:sz="12" w:space="0" w:color="666666"/>
            </w:tcBorders>
            <w:shd w:val="clear" w:color="auto" w:fill="FFFFFF"/>
          </w:tcPr>
          <w:p w14:paraId="3E5C08A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780" w:type="dxa"/>
            <w:tcBorders>
              <w:top w:val="single" w:sz="12" w:space="0" w:color="666666"/>
            </w:tcBorders>
            <w:shd w:val="clear" w:color="auto" w:fill="FFFFFF"/>
          </w:tcPr>
          <w:p w14:paraId="6BC440F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38.5</w:t>
            </w:r>
          </w:p>
        </w:tc>
        <w:tc>
          <w:tcPr>
            <w:tcW w:w="922" w:type="dxa"/>
            <w:gridSpan w:val="2"/>
            <w:tcBorders>
              <w:top w:val="single" w:sz="12" w:space="0" w:color="666666"/>
            </w:tcBorders>
            <w:shd w:val="clear" w:color="auto" w:fill="FFFFFF"/>
          </w:tcPr>
          <w:p w14:paraId="62FCFED9"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46.5</w:t>
            </w:r>
          </w:p>
        </w:tc>
        <w:tc>
          <w:tcPr>
            <w:tcW w:w="781" w:type="dxa"/>
            <w:gridSpan w:val="2"/>
            <w:tcBorders>
              <w:top w:val="single" w:sz="12" w:space="0" w:color="666666"/>
            </w:tcBorders>
            <w:shd w:val="clear" w:color="auto" w:fill="FFFFFF"/>
          </w:tcPr>
          <w:p w14:paraId="1EC9B0D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922" w:type="dxa"/>
            <w:gridSpan w:val="2"/>
            <w:tcBorders>
              <w:top w:val="single" w:sz="12" w:space="0" w:color="666666"/>
            </w:tcBorders>
            <w:shd w:val="clear" w:color="auto" w:fill="FFFFFF"/>
          </w:tcPr>
          <w:p w14:paraId="3A90D73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851" w:type="dxa"/>
            <w:gridSpan w:val="2"/>
            <w:tcBorders>
              <w:top w:val="single" w:sz="12" w:space="0" w:color="666666"/>
            </w:tcBorders>
            <w:shd w:val="clear" w:color="auto" w:fill="FFFFFF"/>
          </w:tcPr>
          <w:p w14:paraId="619CD63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922" w:type="dxa"/>
            <w:tcBorders>
              <w:top w:val="single" w:sz="12" w:space="0" w:color="666666"/>
            </w:tcBorders>
            <w:shd w:val="clear" w:color="auto" w:fill="FFFFFF"/>
          </w:tcPr>
          <w:p w14:paraId="58D293C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348" w:type="dxa"/>
            <w:gridSpan w:val="2"/>
            <w:tcBorders>
              <w:top w:val="single" w:sz="12" w:space="0" w:color="666666"/>
            </w:tcBorders>
            <w:shd w:val="clear" w:color="auto" w:fill="FFFFFF"/>
          </w:tcPr>
          <w:p w14:paraId="217D3CE6"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EB1B35" w14:paraId="2F29C502" w14:textId="77777777">
        <w:trPr>
          <w:trHeight w:val="360"/>
          <w:jc w:val="center"/>
        </w:trPr>
        <w:tc>
          <w:tcPr>
            <w:tcW w:w="2836" w:type="dxa"/>
            <w:gridSpan w:val="2"/>
            <w:shd w:val="clear" w:color="auto" w:fill="FFFFFF"/>
          </w:tcPr>
          <w:p w14:paraId="03CD761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780" w:type="dxa"/>
            <w:shd w:val="clear" w:color="auto" w:fill="FFFFFF"/>
          </w:tcPr>
          <w:p w14:paraId="7C37310E"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35</w:t>
            </w:r>
          </w:p>
        </w:tc>
        <w:tc>
          <w:tcPr>
            <w:tcW w:w="922" w:type="dxa"/>
            <w:gridSpan w:val="2"/>
            <w:shd w:val="clear" w:color="auto" w:fill="FFFFFF"/>
          </w:tcPr>
          <w:p w14:paraId="6C61DFD8"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46</w:t>
            </w:r>
          </w:p>
        </w:tc>
        <w:tc>
          <w:tcPr>
            <w:tcW w:w="781" w:type="dxa"/>
            <w:gridSpan w:val="2"/>
            <w:shd w:val="clear" w:color="auto" w:fill="FFFFFF"/>
          </w:tcPr>
          <w:p w14:paraId="01D541C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922" w:type="dxa"/>
            <w:gridSpan w:val="2"/>
            <w:shd w:val="clear" w:color="auto" w:fill="FFFFFF"/>
          </w:tcPr>
          <w:p w14:paraId="6D484C5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9.3</w:t>
            </w:r>
          </w:p>
        </w:tc>
        <w:tc>
          <w:tcPr>
            <w:tcW w:w="851" w:type="dxa"/>
            <w:gridSpan w:val="2"/>
            <w:shd w:val="clear" w:color="auto" w:fill="FFFFFF"/>
          </w:tcPr>
          <w:p w14:paraId="09A4E360"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0.54</w:t>
            </w:r>
          </w:p>
        </w:tc>
        <w:tc>
          <w:tcPr>
            <w:tcW w:w="922" w:type="dxa"/>
            <w:shd w:val="clear" w:color="auto" w:fill="FFFFFF"/>
          </w:tcPr>
          <w:p w14:paraId="15B38E6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0.43</w:t>
            </w:r>
          </w:p>
        </w:tc>
        <w:tc>
          <w:tcPr>
            <w:tcW w:w="1348" w:type="dxa"/>
            <w:gridSpan w:val="2"/>
            <w:shd w:val="clear" w:color="auto" w:fill="FFFFFF"/>
          </w:tcPr>
          <w:p w14:paraId="246AC58F"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48</w:t>
            </w:r>
          </w:p>
        </w:tc>
      </w:tr>
      <w:tr w:rsidR="00EB1B35" w14:paraId="70DFE1E6" w14:textId="77777777">
        <w:trPr>
          <w:trHeight w:val="360"/>
          <w:jc w:val="center"/>
        </w:trPr>
        <w:tc>
          <w:tcPr>
            <w:tcW w:w="2836" w:type="dxa"/>
            <w:gridSpan w:val="2"/>
            <w:tcBorders>
              <w:bottom w:val="single" w:sz="12" w:space="0" w:color="666666"/>
            </w:tcBorders>
            <w:shd w:val="clear" w:color="auto" w:fill="FFFFFF"/>
          </w:tcPr>
          <w:p w14:paraId="7077B13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780" w:type="dxa"/>
            <w:tcBorders>
              <w:bottom w:val="single" w:sz="12" w:space="0" w:color="666666"/>
            </w:tcBorders>
            <w:shd w:val="clear" w:color="auto" w:fill="FFFFFF"/>
          </w:tcPr>
          <w:p w14:paraId="3AD5B25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32</w:t>
            </w:r>
          </w:p>
        </w:tc>
        <w:tc>
          <w:tcPr>
            <w:tcW w:w="922" w:type="dxa"/>
            <w:gridSpan w:val="2"/>
            <w:tcBorders>
              <w:bottom w:val="single" w:sz="12" w:space="0" w:color="666666"/>
            </w:tcBorders>
            <w:shd w:val="clear" w:color="auto" w:fill="FFFFFF"/>
          </w:tcPr>
          <w:p w14:paraId="33279217"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2"/>
            <w:tcBorders>
              <w:bottom w:val="single" w:sz="12" w:space="0" w:color="666666"/>
            </w:tcBorders>
            <w:shd w:val="clear" w:color="auto" w:fill="FFFFFF"/>
          </w:tcPr>
          <w:p w14:paraId="101C5812"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21.9</w:t>
            </w:r>
          </w:p>
        </w:tc>
        <w:tc>
          <w:tcPr>
            <w:tcW w:w="922" w:type="dxa"/>
            <w:gridSpan w:val="2"/>
            <w:tcBorders>
              <w:bottom w:val="single" w:sz="12" w:space="0" w:color="666666"/>
            </w:tcBorders>
            <w:shd w:val="clear" w:color="auto" w:fill="FFFFFF"/>
          </w:tcPr>
          <w:p w14:paraId="2A6B6A9B"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851" w:type="dxa"/>
            <w:gridSpan w:val="2"/>
            <w:tcBorders>
              <w:bottom w:val="single" w:sz="12" w:space="0" w:color="666666"/>
            </w:tcBorders>
            <w:shd w:val="clear" w:color="auto" w:fill="FFFFFF"/>
          </w:tcPr>
          <w:p w14:paraId="75E57B65"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tcBorders>
              <w:bottom w:val="single" w:sz="12" w:space="0" w:color="666666"/>
            </w:tcBorders>
            <w:shd w:val="clear" w:color="auto" w:fill="FFFFFF"/>
          </w:tcPr>
          <w:p w14:paraId="7FBBCFA4"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0.44</w:t>
            </w:r>
          </w:p>
        </w:tc>
        <w:tc>
          <w:tcPr>
            <w:tcW w:w="1348" w:type="dxa"/>
            <w:gridSpan w:val="2"/>
            <w:tcBorders>
              <w:bottom w:val="single" w:sz="12" w:space="0" w:color="666666"/>
            </w:tcBorders>
            <w:shd w:val="clear" w:color="auto" w:fill="FFFFFF"/>
          </w:tcPr>
          <w:p w14:paraId="6319D3D1" w14:textId="77777777" w:rsidR="00EB1B35" w:rsidRDefault="00000000">
            <w:pPr>
              <w:keepNext/>
              <w:spacing w:before="100" w:after="100"/>
              <w:ind w:left="100" w:right="100"/>
              <w:rPr>
                <w:rFonts w:eastAsia="Arial" w:cs="Arial"/>
                <w:color w:val="000000"/>
                <w:sz w:val="16"/>
                <w:szCs w:val="16"/>
              </w:rPr>
            </w:pPr>
            <w:r>
              <w:rPr>
                <w:rFonts w:eastAsia="Arial" w:cs="Arial"/>
                <w:color w:val="000000"/>
                <w:sz w:val="16"/>
                <w:szCs w:val="16"/>
              </w:rPr>
              <w:t>49</w:t>
            </w:r>
          </w:p>
        </w:tc>
      </w:tr>
      <w:tr w:rsidR="00EB1B35" w14:paraId="4BF74AAE" w14:textId="77777777">
        <w:trPr>
          <w:trHeight w:val="360"/>
          <w:jc w:val="center"/>
        </w:trPr>
        <w:tc>
          <w:tcPr>
            <w:tcW w:w="9362" w:type="dxa"/>
            <w:gridSpan w:val="14"/>
            <w:tcBorders>
              <w:top w:val="single" w:sz="12" w:space="0" w:color="666666"/>
            </w:tcBorders>
            <w:shd w:val="clear" w:color="auto" w:fill="FFFFFF"/>
            <w:vAlign w:val="center"/>
          </w:tcPr>
          <w:p w14:paraId="57EA20C0" w14:textId="77777777" w:rsidR="00EB1B35" w:rsidRDefault="00000000">
            <w:pPr>
              <w:spacing w:before="100" w:after="100"/>
              <w:ind w:left="100" w:right="100"/>
              <w:rPr>
                <w:rFonts w:eastAsia="Arial" w:cs="Arial"/>
                <w:color w:val="000000"/>
                <w:sz w:val="16"/>
                <w:szCs w:val="16"/>
              </w:rPr>
            </w:pPr>
            <w:r>
              <w:rPr>
                <w:rFonts w:eastAsia="Arial" w:cs="Arial"/>
                <w:color w:val="000000"/>
                <w:sz w:val="16"/>
                <w:szCs w:val="16"/>
              </w:rPr>
              <w:t>N = 3,496. Each rule has its own cut points, selected by the prevalence matching of Step 3. Function: 1 or more ADL or IADL limitations (missing counted as none). Memory: memory worse than 2 years ago. Statistics are weighted (HCAP16WGTR); kappa, 3-class uses quadratic weights.</w:t>
            </w:r>
            <w:bookmarkStart w:id="56" w:name="Xbb9252618736d33c9ea87ade5336c46fa834d27"/>
            <w:bookmarkEnd w:id="56"/>
          </w:p>
        </w:tc>
      </w:tr>
    </w:tbl>
    <w:p w14:paraId="68F8C263" w14:textId="77777777" w:rsidR="00EB1B35" w:rsidRDefault="00000000">
      <w:pPr>
        <w:pStyle w:val="Heading2"/>
      </w:pPr>
      <w:r>
        <w:t>References</w:t>
      </w:r>
    </w:p>
    <w:p w14:paraId="2A462D41" w14:textId="77777777" w:rsidR="00EB1B35" w:rsidRDefault="00000000">
      <w:pPr>
        <w:pStyle w:val="FirstParagraph"/>
      </w:pPr>
      <w:proofErr w:type="spellStart"/>
      <w:r>
        <w:t>Asparouhov</w:t>
      </w:r>
      <w:proofErr w:type="spellEnd"/>
      <w:r>
        <w:t xml:space="preserve">, T., &amp; Muthén, B. (2018). </w:t>
      </w:r>
      <w:r>
        <w:rPr>
          <w:i/>
          <w:iCs/>
        </w:rPr>
        <w:t>SRMR in Mplus</w:t>
      </w:r>
      <w:r>
        <w:t xml:space="preserve"> [Technical note]. Muthén &amp; Muthén. https://www.statmodel.com/download/SRMR2.pdf</w:t>
      </w:r>
    </w:p>
    <w:p w14:paraId="6142CF8F" w14:textId="77777777" w:rsidR="00EB1B35" w:rsidRDefault="00000000">
      <w:pPr>
        <w:pStyle w:val="BodyText"/>
      </w:pPr>
      <w:r>
        <w:t xml:space="preserve">Bentler, P. M. (1990). Comparative fit indexes in structural models. </w:t>
      </w:r>
      <w:r>
        <w:rPr>
          <w:i/>
          <w:iCs/>
        </w:rPr>
        <w:t>Psychological Bulletin, 107</w:t>
      </w:r>
      <w:r>
        <w:t>(2), 238-246. https://doi.org/10.1037/0033-2909.107.2.238</w:t>
      </w:r>
    </w:p>
    <w:p w14:paraId="5B217C96" w14:textId="77777777" w:rsidR="00EB1B35" w:rsidRDefault="00000000">
      <w:pPr>
        <w:pStyle w:val="BodyText"/>
      </w:pPr>
      <w:r>
        <w:t xml:space="preserve">Blom, G. (1958). </w:t>
      </w:r>
      <w:r>
        <w:rPr>
          <w:i/>
          <w:iCs/>
        </w:rPr>
        <w:t>Statistical estimates and transformed beta-variables</w:t>
      </w:r>
      <w:r>
        <w:t>. Wiley.</w:t>
      </w:r>
    </w:p>
    <w:p w14:paraId="2EB565F4" w14:textId="77777777" w:rsidR="00EB1B35"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001504DB" w14:textId="77777777" w:rsidR="00EB1B35"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4167F669" w14:textId="77777777" w:rsidR="00EB1B35" w:rsidRDefault="00000000">
      <w:pPr>
        <w:pStyle w:val="BodyText"/>
      </w:pPr>
      <w:r>
        <w:lastRenderedPageBreak/>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4C650478" w14:textId="77777777" w:rsidR="00EB1B35" w:rsidRDefault="00000000">
      <w:pPr>
        <w:pStyle w:val="BodyText"/>
      </w:pPr>
      <w:r>
        <w:t xml:space="preserve">Farron, M., Ryan, L. H., Manly, J. J., et al. (2026). Assessing cognitive impairment in the Health and Retirement Study Harmonized Cognitive Assessment Protocol Project: Comparing a diagnostic algorithm with a diagnostic consensus panel. </w:t>
      </w:r>
      <w:r>
        <w:rPr>
          <w:i/>
          <w:iCs/>
        </w:rPr>
        <w:t>Journal of Aging and Health, 38</w:t>
      </w:r>
      <w:r>
        <w:t>(5-6), 292-301. https://doi.org/10.1177/08982643251335370</w:t>
      </w:r>
    </w:p>
    <w:p w14:paraId="5A694D67" w14:textId="77777777" w:rsidR="00EB1B35" w:rsidRDefault="00000000">
      <w:pPr>
        <w:pStyle w:val="BodyText"/>
      </w:pPr>
      <w:r>
        <w:t xml:space="preserve">Harrell, F. E., Jr. (2015). </w:t>
      </w:r>
      <w:r>
        <w:rPr>
          <w:i/>
          <w:iCs/>
        </w:rPr>
        <w:t>Regression modeling strategies</w:t>
      </w:r>
      <w:r>
        <w:t xml:space="preserve"> (2nd ed.). Springer.</w:t>
      </w:r>
    </w:p>
    <w:p w14:paraId="14CB5225" w14:textId="77777777" w:rsidR="00EB1B35"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571B143B" w14:textId="77777777" w:rsidR="00EB1B35" w:rsidRDefault="00000000">
      <w:pPr>
        <w:pStyle w:val="BodyText"/>
      </w:pPr>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t>(1), 47-55. https://doi.org/10.1017/S135561772300019X</w:t>
      </w:r>
    </w:p>
    <w:p w14:paraId="44E3FD84" w14:textId="77777777" w:rsidR="00EB1B35" w:rsidRDefault="00000000">
      <w:pPr>
        <w:pStyle w:val="BodyText"/>
      </w:pPr>
      <w:r>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798181DF" w14:textId="77777777" w:rsidR="00EB1B35" w:rsidRDefault="00000000">
      <w:pPr>
        <w:pStyle w:val="BodyText"/>
      </w:pPr>
      <w:r>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78604ECE" w14:textId="77777777" w:rsidR="00EB1B35" w:rsidRDefault="00000000">
      <w:pPr>
        <w:pStyle w:val="BodyText"/>
      </w:pPr>
      <w: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21BC2C59" w14:textId="77777777" w:rsidR="00EB1B35"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4AFE2162" w14:textId="77777777" w:rsidR="00EB1B35" w:rsidRDefault="00000000">
      <w:pPr>
        <w:pStyle w:val="BodyText"/>
      </w:pPr>
      <w:r>
        <w:lastRenderedPageBreak/>
        <w:t xml:space="preserve">Steiger, J. H. (1990). Structural model evaluation and modification: An interval estimation approach. </w:t>
      </w:r>
      <w:r>
        <w:rPr>
          <w:i/>
          <w:iCs/>
        </w:rPr>
        <w:t>Multivariate Behavioral Research, 25</w:t>
      </w:r>
      <w:r>
        <w:t>(2), 173-180. https://doi.org/10.1207/s15327906mbr2502_4</w:t>
      </w:r>
    </w:p>
    <w:p w14:paraId="12537848" w14:textId="77777777" w:rsidR="00EB1B35" w:rsidRDefault="00000000">
      <w:pPr>
        <w:pStyle w:val="BodyText"/>
      </w:pPr>
      <w:r>
        <w:t xml:space="preserve">Tucker, L. R., &amp; Lewis, C. (1973). A reliability coefficient for maximum likelihood factor analysis. </w:t>
      </w:r>
      <w:r>
        <w:rPr>
          <w:i/>
          <w:iCs/>
        </w:rPr>
        <w:t>Psychometrika, 38</w:t>
      </w:r>
      <w:r>
        <w:t>(1), 1-10. https://doi.org/10.1007/BF02291170</w:t>
      </w:r>
    </w:p>
    <w:p w14:paraId="273A272B" w14:textId="77777777" w:rsidR="00EB1B35" w:rsidRDefault="00000000">
      <w:pPr>
        <w:pStyle w:val="BodyText"/>
      </w:pPr>
      <w:r>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p>
    <w:sectPr w:rsidR="00EB1B35">
      <w:footerReference w:type="even" r:id="rId9"/>
      <w:footerReference w:type="default" r:id="rId10"/>
      <w:footerReference w:type="first" r:id="rId1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9E8F6E" w14:textId="77777777" w:rsidR="0006602E" w:rsidRDefault="0006602E">
      <w:r>
        <w:separator/>
      </w:r>
    </w:p>
  </w:endnote>
  <w:endnote w:type="continuationSeparator" w:id="0">
    <w:p w14:paraId="619A8AA8" w14:textId="77777777" w:rsidR="0006602E" w:rsidRDefault="0006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61D59" w14:textId="77777777" w:rsidR="00EB1B35" w:rsidRDefault="00000000">
    <w:pPr>
      <w:pStyle w:val="Footer"/>
      <w:ind w:right="360"/>
    </w:pPr>
    <w:r>
      <w:rPr>
        <w:noProof/>
      </w:rPr>
      <mc:AlternateContent>
        <mc:Choice Requires="wps">
          <w:drawing>
            <wp:anchor distT="0" distB="0" distL="0" distR="0" simplePos="0" relativeHeight="251658752" behindDoc="0" locked="0" layoutInCell="1" allowOverlap="1" wp14:anchorId="7373D7D8" wp14:editId="3E2C79E5">
              <wp:simplePos x="0" y="0"/>
              <wp:positionH relativeFrom="margin">
                <wp:align>right</wp:align>
              </wp:positionH>
              <wp:positionV relativeFrom="paragraph">
                <wp:posOffset>635</wp:posOffset>
              </wp:positionV>
              <wp:extent cx="14605" cy="14605"/>
              <wp:effectExtent l="0" t="0" r="0" b="0"/>
              <wp:wrapNone/>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788F1AFD" w14:textId="77777777" w:rsidR="00EB1B3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7373D7D8"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788F1AFD" w14:textId="77777777" w:rsidR="00EB1B3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84DE6" w14:textId="77777777" w:rsidR="00EB1B35" w:rsidRDefault="00000000">
    <w:pPr>
      <w:pStyle w:val="Footer"/>
      <w:ind w:right="360"/>
    </w:pPr>
    <w:r>
      <w:fldChar w:fldCharType="begin"/>
    </w:r>
    <w:r>
      <w:instrText xml:space="preserve"> DATE \@"yyyy\-MM\-dd" </w:instrText>
    </w:r>
    <w:r>
      <w:fldChar w:fldCharType="separate"/>
    </w:r>
    <w:r w:rsidR="00ED1CD7">
      <w:rPr>
        <w:noProof/>
      </w:rPr>
      <w:t>2026-10-18</w:t>
    </w:r>
    <w:r>
      <w:fldChar w:fldCharType="end"/>
    </w:r>
    <w:r>
      <w:rPr>
        <w:noProof/>
      </w:rPr>
      <mc:AlternateContent>
        <mc:Choice Requires="wps">
          <w:drawing>
            <wp:anchor distT="0" distB="0" distL="0" distR="0" simplePos="0" relativeHeight="251656704" behindDoc="0" locked="0" layoutInCell="0" allowOverlap="1" wp14:anchorId="4B4D2CC5" wp14:editId="6ABB4E97">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3C19817A" w14:textId="77777777" w:rsidR="00EB1B3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sdtContent>
                        </w:sdt>
                      </w:txbxContent>
                    </wps:txbx>
                    <wps:bodyPr lIns="0" tIns="0" rIns="0" bIns="0" anchor="t">
                      <a:spAutoFit/>
                    </wps:bodyPr>
                  </wps:wsp>
                </a:graphicData>
              </a:graphic>
            </wp:anchor>
          </w:drawing>
        </mc:Choice>
        <mc:Fallback>
          <w:pict>
            <v:shapetype w14:anchorId="4B4D2CC5"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3C19817A" w14:textId="77777777" w:rsidR="00EB1B3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155E7" w14:textId="77777777" w:rsidR="00EB1B35" w:rsidRDefault="00000000">
    <w:pPr>
      <w:pStyle w:val="Footer"/>
      <w:ind w:right="360"/>
    </w:pPr>
    <w:r>
      <w:fldChar w:fldCharType="begin"/>
    </w:r>
    <w:r>
      <w:instrText xml:space="preserve"> DATE \@"yyyy\-MM\-dd" </w:instrText>
    </w:r>
    <w:r>
      <w:fldChar w:fldCharType="separate"/>
    </w:r>
    <w:r w:rsidR="00ED1CD7">
      <w:rPr>
        <w:noProof/>
      </w:rPr>
      <w:t>2026-10-18</w:t>
    </w:r>
    <w:r>
      <w:fldChar w:fldCharType="end"/>
    </w:r>
    <w:r>
      <w:rPr>
        <w:noProof/>
      </w:rPr>
      <mc:AlternateContent>
        <mc:Choice Requires="wps">
          <w:drawing>
            <wp:anchor distT="0" distB="0" distL="0" distR="0" simplePos="0" relativeHeight="251657728" behindDoc="0" locked="0" layoutInCell="0" allowOverlap="1" wp14:anchorId="2EC2EC92" wp14:editId="06FA5E3B">
              <wp:simplePos x="0" y="0"/>
              <wp:positionH relativeFrom="margin">
                <wp:align>right</wp:align>
              </wp:positionH>
              <wp:positionV relativeFrom="paragraph">
                <wp:posOffset>635</wp:posOffset>
              </wp:positionV>
              <wp:extent cx="113030" cy="116840"/>
              <wp:effectExtent l="0" t="0" r="0" b="0"/>
              <wp:wrapNone/>
              <wp:docPr id="6"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8451356"/>
                            <w:docPartObj>
                              <w:docPartGallery w:val="Page Numbers (Bottom of Page)"/>
                              <w:docPartUnique/>
                            </w:docPartObj>
                          </w:sdtPr>
                          <w:sdtContent>
                            <w:p w14:paraId="57F97655" w14:textId="77777777" w:rsidR="00EB1B3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sdtContent>
                        </w:sdt>
                      </w:txbxContent>
                    </wps:txbx>
                    <wps:bodyPr lIns="0" tIns="0" rIns="0" bIns="0" anchor="t">
                      <a:spAutoFit/>
                    </wps:bodyPr>
                  </wps:wsp>
                </a:graphicData>
              </a:graphic>
            </wp:anchor>
          </w:drawing>
        </mc:Choice>
        <mc:Fallback>
          <w:pict>
            <v:shapetype w14:anchorId="2EC2EC92"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148451356"/>
                      <w:docPartObj>
                        <w:docPartGallery w:val="Page Numbers (Bottom of Page)"/>
                        <w:docPartUnique/>
                      </w:docPartObj>
                    </w:sdtPr>
                    <w:sdtContent>
                      <w:p w14:paraId="57F97655" w14:textId="77777777" w:rsidR="00EB1B3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62ECD6" w14:textId="77777777" w:rsidR="0006602E" w:rsidRDefault="0006602E">
      <w:r>
        <w:separator/>
      </w:r>
    </w:p>
  </w:footnote>
  <w:footnote w:type="continuationSeparator" w:id="0">
    <w:p w14:paraId="749848DE" w14:textId="77777777" w:rsidR="0006602E" w:rsidRDefault="0006602E">
      <w:r>
        <w:continuationSeparator/>
      </w:r>
    </w:p>
  </w:footnote>
  <w:footnote w:id="1">
    <w:p w14:paraId="4DFDB1F5" w14:textId="77777777" w:rsidR="00EB1B35"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es, Rich">
    <w15:presenceInfo w15:providerId="AD" w15:userId="S::rnjones@ad.brown.edu::d5c22b2b-2cb3-4430-91a7-b322ac5b25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System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35"/>
    <w:rsid w:val="0006602E"/>
    <w:rsid w:val="00414DAB"/>
    <w:rsid w:val="00651E1A"/>
    <w:rsid w:val="00DF4363"/>
    <w:rsid w:val="00E20F85"/>
    <w:rsid w:val="00EB1B35"/>
    <w:rsid w:val="00EC5063"/>
    <w:rsid w:val="00ED1CD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47D3B95"/>
  <w15:docId w15:val="{29205F6B-660F-C041-BB86-2AB68891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Revision">
    <w:name w:val="Revision"/>
    <w:hidden/>
    <w:semiHidden/>
    <w:rsid w:val="00ED1CD7"/>
    <w:pPr>
      <w:suppressAutoHyphens w:val="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5298</Words>
  <Characters>30201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Jones, Rich</dc:creator>
  <dc:description/>
  <cp:lastModifiedBy>Jones, Rich</cp:lastModifiedBy>
  <cp:revision>2</cp:revision>
  <dcterms:created xsi:type="dcterms:W3CDTF">2026-10-18T14:34:00Z</dcterms:created>
  <dcterms:modified xsi:type="dcterms:W3CDTF">2026-10-18T14:34:00Z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2026-10-18</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