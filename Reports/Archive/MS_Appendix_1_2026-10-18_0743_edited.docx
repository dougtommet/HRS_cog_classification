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08186B" w14:textId="77777777" w:rsidR="00B80E88" w:rsidRDefault="00000000">
      <w:pPr>
        <w:pStyle w:val="Title"/>
      </w:pPr>
      <w:r>
        <w:t>Adaptation of the Manly-Jones algorithm to the HRS core survey data</w:t>
      </w:r>
    </w:p>
    <w:p w14:paraId="779DB947" w14:textId="77777777" w:rsidR="00B80E88" w:rsidRDefault="00000000">
      <w:pPr>
        <w:pStyle w:val="Date"/>
      </w:pPr>
      <w:r>
        <w:t>2026-10-18</w:t>
      </w:r>
    </w:p>
    <w:p w14:paraId="78D9D505" w14:textId="77777777" w:rsidR="00B80E88" w:rsidRDefault="00000000">
      <w:pPr>
        <w:pStyle w:val="Heading2"/>
      </w:pPr>
      <w:bookmarkStart w:id="0" w:name="purpose-and-overview"/>
      <w:r>
        <w:t>Purpose and overview</w:t>
      </w:r>
    </w:p>
    <w:p w14:paraId="57CE2729" w14:textId="567854EE" w:rsidR="00B80E88" w:rsidRDefault="00000000">
      <w:pPr>
        <w:pStyle w:val="FirstParagraph"/>
      </w:pPr>
      <w:bookmarkStart w:id="1" w:name="OLE_LINK12"/>
      <w:r>
        <w:t xml:space="preserve">The analysis of the incidence of MCI and dementia in the HRS-HCAP Wave 1 sample is supported by a cognitive classification at the last HRS core interview for participants who died or dropped out before HRS-HCAP Wave 2 (2022). The Manly et al. (2022) </w:t>
      </w:r>
      <w:del w:id="2" w:author="Jones, Rich" w:date="2026-10-18T07:46:00Z" w16du:dateUtc="2026-10-18T11:46:00Z">
        <w:r w:rsidDel="00460FBE">
          <w:delText xml:space="preserve">algorithm cannot be applied to core interview data as written, as it </w:delText>
        </w:r>
      </w:del>
      <w:r>
        <w:t xml:space="preserve">classifies participants as having normal cognition, mild cognitive impairment (MCI), or dementia from 5 cognitive performance domain scores estimated from an hour-long neuropsychological battery, together with an informant interview on cognitive and functional change (Langa et al., 2020). The HRS core interview, which has measured cognition in older adults every 2 years since the 1990s with brief tests (Crimmins et al., 2011; </w:t>
      </w:r>
      <w:proofErr w:type="spellStart"/>
      <w:r>
        <w:t>Ofstedal</w:t>
      </w:r>
      <w:proofErr w:type="spellEnd"/>
      <w:r>
        <w:t xml:space="preserve"> et al., 2005), has a brief battery of scored cognitive items (8 used here), 1 self-rated memory item, and an informant questionnaire that is only administered when a proxy answers for the respondent and no cognitive performance data is available. These cognitive measures are too few to score separate domains defined in HCAP, and the lack of informant reports on the daily function of a respondent who answers for themselves generates an important additional difference in available information. To address these differences, we constructed an adaptation we call the “core algorithm”, that follows the logic of the Manly-Jones algorithm with core measures and is calibrated to the Manly-Jones classifications of the same people at HCAP Wave 1 (2016).</w:t>
      </w:r>
    </w:p>
    <w:bookmarkEnd w:id="1"/>
    <w:p w14:paraId="1AC143F6" w14:textId="77777777" w:rsidR="00B80E88" w:rsidRDefault="00000000">
      <w:pPr>
        <w:pStyle w:val="BodyText"/>
      </w:pPr>
      <w:r>
        <w:t>The core algorithm has 4 steps (Figure A1): (1) a single cognitive factor score is estimated from the core items; (2) the factor score is normed against the HRS-HCAP robust normative sample and expressed as a demographically adjusted T score; (3) T-score cut points are set so that the weighted class shares match those of the Manly-Jones algorithm at HCAP Wave 1 (2016); and (4) decision rules combine the T score, using those cut points, with self-rated memory change, or use the informant questionnaire when no cognitive tests were completed. Every parameter (item parameters, norms, and cut points) was estimated once using core data in the HRS-HCAP Wave 1 sample, and then held fixed and used for the classification of participants in the 2016, 2018, 2020, and 2022 core interviews. A change in a participant’s classification across waves will reflect changes in that participant’s responses or age, but the scoring model does not change. The same item thresholds, norms, and cut points convert a 2022 response pattern exactly as they would convert the same pattern observed in 2016.</w:t>
      </w:r>
    </w:p>
    <w:p w14:paraId="0358F5B5" w14:textId="77777777" w:rsidR="00B80E88" w:rsidRDefault="00000000">
      <w:pPr>
        <w:pStyle w:val="CaptionedFigure"/>
      </w:pPr>
      <w:r>
        <w:rPr>
          <w:noProof/>
        </w:rPr>
        <w:lastRenderedPageBreak/>
        <w:drawing>
          <wp:inline distT="0" distB="0" distL="0" distR="0" wp14:anchorId="769DBA3B" wp14:editId="1BFE5E06">
            <wp:extent cx="5930900" cy="4562475"/>
            <wp:effectExtent l="0" t="0" r="0" b="0"/>
            <wp:docPr id="1" name="Picture" descr="Figure A1. Core algorithm decision structure. Cut points are those selected in Step 3; the number of participants classified by each rule is in Table A3. IQCODE: Informant Questionnaire on Cognitive Decline in the Elderly. Memory worse includes don’t know, refused, and not ascer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A1. Core algorithm decision structure. Cut points are those selected in Step 3; the number of participants classified by each rule is in Table A3. IQCODE: Informant Questionnaire on Cognitive Decline in the Elderly. Memory worse includes don’t know, refused, and not ascertained."/>
                    <pic:cNvPicPr>
                      <a:picLocks noChangeAspect="1" noChangeArrowheads="1"/>
                    </pic:cNvPicPr>
                  </pic:nvPicPr>
                  <pic:blipFill>
                    <a:blip r:embed="rId6"/>
                    <a:stretch>
                      <a:fillRect/>
                    </a:stretch>
                  </pic:blipFill>
                  <pic:spPr bwMode="auto">
                    <a:xfrm>
                      <a:off x="0" y="0"/>
                      <a:ext cx="5930900" cy="4562475"/>
                    </a:xfrm>
                    <a:prstGeom prst="rect">
                      <a:avLst/>
                    </a:prstGeom>
                    <a:noFill/>
                  </pic:spPr>
                </pic:pic>
              </a:graphicData>
            </a:graphic>
          </wp:inline>
        </w:drawing>
      </w:r>
    </w:p>
    <w:p w14:paraId="06D6E338" w14:textId="77777777" w:rsidR="00B80E88" w:rsidRDefault="00000000">
      <w:pPr>
        <w:pStyle w:val="ImageCaption"/>
      </w:pPr>
      <w:r>
        <w:t>Figure A1. Core algorithm decision structure. Cut points are those selected in Step 3; the number of participants classified by each rule is in Table A3. IQCODE: Informant Questionnaire on Cognitive Decline in the Elderly. Memory worse includes don’t know, refused, and not ascertained.</w:t>
      </w:r>
      <w:bookmarkEnd w:id="0"/>
    </w:p>
    <w:p w14:paraId="7CD7933D" w14:textId="77777777" w:rsidR="00B80E88" w:rsidRDefault="00000000">
      <w:pPr>
        <w:pStyle w:val="Heading2"/>
      </w:pPr>
      <w:bookmarkStart w:id="3" w:name="data"/>
      <w:r>
        <w:t>Data</w:t>
      </w:r>
    </w:p>
    <w:p w14:paraId="75387854" w14:textId="77777777" w:rsidR="00B80E88" w:rsidRDefault="00000000">
      <w:pPr>
        <w:pStyle w:val="FirstParagraph"/>
      </w:pPr>
      <w:r>
        <w:t>The analytic sample is the 3,496 HRS-HCAP Wave 1 (2016) participants, followed in the HRS core interviews of 2016, 2018, 2020, and 2022. The core algorithm uses 4 kinds of core data: (1) the 8 cognitive items in Table A1; (2) self-rated memory compared with 2 years ago (HRS item D102: better, about the same, or worse); (3) the 16-item informant questionnaire (IQCODE; Jorm, 1994), scored as the mean item rating from 1 (much improved) to 5 (much worse) and collected in proxy interviews; and (4) age, sex, race and ethnicity (non-Hispanic Black, Hispanic), and years of schooling. The calibration target for the core algorithm is the Manly-Jones classification algorithm as obtained in the HRS-HCAP Wave 1 sample. The Langa-Weir classification from the 2016 core interview (Crimmins et al., 2011) is used as a comparator used in the manuscript’s sensitivity analysis, and we report its agreement with the Manly-Jones algorithm alongside that of the core algorithm.</w:t>
      </w:r>
      <w:bookmarkEnd w:id="3"/>
    </w:p>
    <w:p w14:paraId="126D2162" w14:textId="77777777" w:rsidR="00B80E88" w:rsidRDefault="00000000">
      <w:pPr>
        <w:pStyle w:val="Heading2"/>
      </w:pPr>
      <w:r>
        <w:lastRenderedPageBreak/>
        <w:t>Step 1. A single cognitive score from the core battery</w:t>
      </w:r>
    </w:p>
    <w:p w14:paraId="7FA6719B" w14:textId="77777777" w:rsidR="00B80E88" w:rsidRDefault="00000000">
      <w:pPr>
        <w:pStyle w:val="FirstParagraph"/>
      </w:pPr>
      <w:r>
        <w:t xml:space="preserve">The Manly-Jones algorithm counts impaired domains among 5 factor scores (memory, executive function, language, visuospatial ability, and orientation), three of which (memory, executive function, language) are estimated from several HRS-HCAP tests (Jones et al., 2024) and four of which are demographically adjusted (orientation is not). The core battery has at most 3 items for any domain, no item for visuospatial ability (the battery was first built for telephone administration; </w:t>
      </w:r>
      <w:proofErr w:type="spellStart"/>
      <w:r>
        <w:t>Ofstedal</w:t>
      </w:r>
      <w:proofErr w:type="spellEnd"/>
      <w:r>
        <w:t xml:space="preserve"> et al., 2005), and a mix of item formats (counts with ceilings, a pass/fail item, and continuous scores). In the core data, the 5 domain scores cannot be estimated with useful precision.</w:t>
      </w:r>
    </w:p>
    <w:p w14:paraId="2F6152AD" w14:textId="77777777" w:rsidR="00B80E88" w:rsidRDefault="00000000">
      <w:pPr>
        <w:pStyle w:val="BodyText"/>
      </w:pPr>
      <w:r>
        <w:t xml:space="preserve">We addressed this with a single-factor confirmatory factor analysis (CFA) model that treats every item on its own scale. Ordinal and binary items entered through probit thresholds, and the 3 continuous scores (animal naming, delayed word recall, and number series) were rescaled to the 0-1 range (continuous) of 2016 responses. The model was fit to HRS 2016 respondents aged 65 and older (N = 9,218) with the complex sample design (64 strata, 121 clusters) and the HRS-HCAP Wave 1 weights. Respondents outside HRS-HCAP received a weight of 0, so the estimates describe the population that HRS-HCAP represents (3,283 HRS-HCAP participants with at least 1 HRS core item response). Model fit was evaluated in the pairwise complete sample with the weighted least squares mean and variance adjusted (WLSMV) estimator using Mplus software (version 9, Muthén &amp; Muthén, Los Angeles, CA). Item parameters were then estimated by maximum likelihood with robust standard errors (MLR) and a probit link, which uses every available item response. In subsequent factor score estimation runs, all parameters were fixed at the HCAP Wave 1 estimates. Expected a posteriori (EAP) factor scores (Bock &amp; </w:t>
      </w:r>
      <w:proofErr w:type="spellStart"/>
      <w:r>
        <w:t>Mislevy</w:t>
      </w:r>
      <w:proofErr w:type="spellEnd"/>
      <w:r>
        <w:t>, 1982) were estimated from the fixed model for every core person-wave from 2016 to 2022 with at least 1 item response (63,992 person-waves, all ages). As with our analysis of the HCAP battery, immediate word recall was not included in the model because it adds little information beyond delayed recall in the HCAP Wave 1 sample (Jones et al., 2024).</w:t>
      </w:r>
    </w:p>
    <w:p w14:paraId="43AD8AFE" w14:textId="77777777" w:rsidR="00B80E88" w:rsidRDefault="00000000">
      <w:pPr>
        <w:pStyle w:val="BodyText"/>
      </w:pPr>
      <w:r>
        <w:t>The single-factor model fit well (RMSEA = 0.035, 90% CI 0.031 to 0.039; CFI = 0.966; TLI = 0.952; SRMR = 0.047)</w:t>
      </w:r>
      <w:r>
        <w:rPr>
          <w:rStyle w:val="FootnoteReference"/>
        </w:rPr>
        <w:footnoteReference w:id="1"/>
      </w:r>
      <w:r>
        <w:t xml:space="preserve">, by the conventional guides of Hu and Bentler (1999). Standardized </w:t>
      </w:r>
      <w:r>
        <w:lastRenderedPageBreak/>
        <w:t>loadings in the MLR model ranged from 0.48 to 0.71 (Table A1), and that range indicates that no single item dominates the factor. Table A1 provides loadings from the MLR and WLSMV models. Loadings from the two estimators were similar for most items. The lower WLSMV loading for number series, the item with the most missing data (12% of HRS-HCAP participants with any core item response, against at most 1% for any other item), likely reflects how each estimator handles missing data: WLSMV estimates item correlations from pairwise-present data and assumes data are missing completely at random, whereas MLR uses all available responses and assumes data are missing at random. The higher WLSMV loading for object naming cannot be explained by missing data, which was nearly complete for that item; we did not examine the difference further, but it may be related to the item’s skewed response distribution (93% of HRS-HCAP participants named both objects correctly, weighted).</w:t>
      </w:r>
    </w:p>
    <w:tbl>
      <w:tblPr>
        <w:tblW w:w="9360" w:type="dxa"/>
        <w:jc w:val="center"/>
        <w:tblLayout w:type="fixed"/>
        <w:tblCellMar>
          <w:left w:w="0" w:type="dxa"/>
          <w:right w:w="0" w:type="dxa"/>
        </w:tblCellMar>
        <w:tblLook w:val="0420" w:firstRow="1" w:lastRow="0" w:firstColumn="0" w:lastColumn="0" w:noHBand="0" w:noVBand="1"/>
      </w:tblPr>
      <w:tblGrid>
        <w:gridCol w:w="2880"/>
        <w:gridCol w:w="3744"/>
        <w:gridCol w:w="1439"/>
        <w:gridCol w:w="1297"/>
      </w:tblGrid>
      <w:tr w:rsidR="00B80E88" w14:paraId="4355A75F" w14:textId="77777777">
        <w:trPr>
          <w:trHeight w:val="360"/>
          <w:tblHeader/>
          <w:jc w:val="center"/>
        </w:trPr>
        <w:tc>
          <w:tcPr>
            <w:tcW w:w="9360" w:type="dxa"/>
            <w:gridSpan w:val="4"/>
            <w:tcBorders>
              <w:top w:val="single" w:sz="12" w:space="0" w:color="666666"/>
              <w:bottom w:val="single" w:sz="12" w:space="0" w:color="666666"/>
            </w:tcBorders>
            <w:shd w:val="clear" w:color="auto" w:fill="FFFFFF"/>
            <w:vAlign w:val="center"/>
          </w:tcPr>
          <w:p w14:paraId="73BA0B6F"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Table A1. HRS core cognitive items and standardized factor loadings</w:t>
            </w:r>
          </w:p>
        </w:tc>
      </w:tr>
      <w:tr w:rsidR="00B80E88" w14:paraId="3CCCDD0F" w14:textId="77777777">
        <w:trPr>
          <w:trHeight w:val="360"/>
          <w:tblHeader/>
          <w:jc w:val="center"/>
        </w:trPr>
        <w:tc>
          <w:tcPr>
            <w:tcW w:w="2880" w:type="dxa"/>
            <w:tcBorders>
              <w:top w:val="single" w:sz="12" w:space="0" w:color="666666"/>
              <w:bottom w:val="single" w:sz="12" w:space="0" w:color="666666"/>
            </w:tcBorders>
            <w:shd w:val="clear" w:color="auto" w:fill="FFFFFF"/>
            <w:vAlign w:val="center"/>
          </w:tcPr>
          <w:p w14:paraId="4802BFB4"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Item</w:t>
            </w:r>
          </w:p>
        </w:tc>
        <w:tc>
          <w:tcPr>
            <w:tcW w:w="3744" w:type="dxa"/>
            <w:tcBorders>
              <w:top w:val="single" w:sz="12" w:space="0" w:color="666666"/>
              <w:bottom w:val="single" w:sz="12" w:space="0" w:color="666666"/>
            </w:tcBorders>
            <w:shd w:val="clear" w:color="auto" w:fill="FFFFFF"/>
            <w:vAlign w:val="center"/>
          </w:tcPr>
          <w:p w14:paraId="2C812E37"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Scoring</w:t>
            </w:r>
          </w:p>
        </w:tc>
        <w:tc>
          <w:tcPr>
            <w:tcW w:w="1439" w:type="dxa"/>
            <w:tcBorders>
              <w:top w:val="single" w:sz="12" w:space="0" w:color="666666"/>
              <w:bottom w:val="single" w:sz="12" w:space="0" w:color="666666"/>
            </w:tcBorders>
            <w:shd w:val="clear" w:color="auto" w:fill="FFFFFF"/>
            <w:vAlign w:val="center"/>
          </w:tcPr>
          <w:p w14:paraId="72D6B4F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Loading (MLR, used for scoring)</w:t>
            </w:r>
          </w:p>
        </w:tc>
        <w:tc>
          <w:tcPr>
            <w:tcW w:w="1297" w:type="dxa"/>
            <w:tcBorders>
              <w:top w:val="single" w:sz="12" w:space="0" w:color="666666"/>
              <w:bottom w:val="single" w:sz="12" w:space="0" w:color="666666"/>
            </w:tcBorders>
            <w:shd w:val="clear" w:color="auto" w:fill="FFFFFF"/>
            <w:vAlign w:val="center"/>
          </w:tcPr>
          <w:p w14:paraId="31E86DE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Loading (WLSMV)</w:t>
            </w:r>
          </w:p>
        </w:tc>
      </w:tr>
      <w:tr w:rsidR="00B80E88" w14:paraId="41BE9B2A" w14:textId="77777777">
        <w:trPr>
          <w:trHeight w:val="360"/>
          <w:jc w:val="center"/>
        </w:trPr>
        <w:tc>
          <w:tcPr>
            <w:tcW w:w="2880" w:type="dxa"/>
            <w:tcBorders>
              <w:top w:val="single" w:sz="12" w:space="0" w:color="666666"/>
            </w:tcBorders>
            <w:shd w:val="clear" w:color="auto" w:fill="FFFFFF"/>
          </w:tcPr>
          <w:p w14:paraId="1A494D6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Orientation to date</w:t>
            </w:r>
          </w:p>
        </w:tc>
        <w:tc>
          <w:tcPr>
            <w:tcW w:w="3744" w:type="dxa"/>
            <w:tcBorders>
              <w:top w:val="single" w:sz="12" w:space="0" w:color="666666"/>
            </w:tcBorders>
            <w:shd w:val="clear" w:color="auto" w:fill="FFFFFF"/>
          </w:tcPr>
          <w:p w14:paraId="092A86A4"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Month, day, year, day of week; 0-4 correct (ordinal)</w:t>
            </w:r>
          </w:p>
        </w:tc>
        <w:tc>
          <w:tcPr>
            <w:tcW w:w="1439" w:type="dxa"/>
            <w:tcBorders>
              <w:top w:val="single" w:sz="12" w:space="0" w:color="666666"/>
            </w:tcBorders>
            <w:shd w:val="clear" w:color="auto" w:fill="FFFFFF"/>
          </w:tcPr>
          <w:p w14:paraId="3F7BF37B"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0.48</w:t>
            </w:r>
          </w:p>
        </w:tc>
        <w:tc>
          <w:tcPr>
            <w:tcW w:w="1297" w:type="dxa"/>
            <w:tcBorders>
              <w:top w:val="single" w:sz="12" w:space="0" w:color="666666"/>
            </w:tcBorders>
            <w:shd w:val="clear" w:color="auto" w:fill="FFFFFF"/>
          </w:tcPr>
          <w:p w14:paraId="11388E7A"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0.52</w:t>
            </w:r>
          </w:p>
        </w:tc>
      </w:tr>
      <w:tr w:rsidR="00B80E88" w14:paraId="6C716A2B" w14:textId="77777777">
        <w:trPr>
          <w:trHeight w:val="360"/>
          <w:jc w:val="center"/>
        </w:trPr>
        <w:tc>
          <w:tcPr>
            <w:tcW w:w="2880" w:type="dxa"/>
            <w:shd w:val="clear" w:color="auto" w:fill="FFFFFF"/>
          </w:tcPr>
          <w:p w14:paraId="4853609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Animal naming</w:t>
            </w:r>
          </w:p>
        </w:tc>
        <w:tc>
          <w:tcPr>
            <w:tcW w:w="3744" w:type="dxa"/>
            <w:shd w:val="clear" w:color="auto" w:fill="FFFFFF"/>
          </w:tcPr>
          <w:p w14:paraId="41AE566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Animals named minus errors; rescaled to 0-1 (continuous)</w:t>
            </w:r>
          </w:p>
        </w:tc>
        <w:tc>
          <w:tcPr>
            <w:tcW w:w="1439" w:type="dxa"/>
            <w:shd w:val="clear" w:color="auto" w:fill="FFFFFF"/>
          </w:tcPr>
          <w:p w14:paraId="58349DE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1297" w:type="dxa"/>
            <w:shd w:val="clear" w:color="auto" w:fill="FFFFFF"/>
          </w:tcPr>
          <w:p w14:paraId="759B935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0.63</w:t>
            </w:r>
          </w:p>
        </w:tc>
      </w:tr>
      <w:tr w:rsidR="00B80E88" w14:paraId="4B5158D9" w14:textId="77777777">
        <w:trPr>
          <w:trHeight w:val="360"/>
          <w:jc w:val="center"/>
        </w:trPr>
        <w:tc>
          <w:tcPr>
            <w:tcW w:w="2880" w:type="dxa"/>
            <w:shd w:val="clear" w:color="auto" w:fill="FFFFFF"/>
          </w:tcPr>
          <w:p w14:paraId="5602D88C"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Object naming (scissors, cactus)</w:t>
            </w:r>
          </w:p>
        </w:tc>
        <w:tc>
          <w:tcPr>
            <w:tcW w:w="3744" w:type="dxa"/>
            <w:shd w:val="clear" w:color="auto" w:fill="FFFFFF"/>
          </w:tcPr>
          <w:p w14:paraId="463A6679"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0-2 correct (ordinal)</w:t>
            </w:r>
          </w:p>
        </w:tc>
        <w:tc>
          <w:tcPr>
            <w:tcW w:w="1439" w:type="dxa"/>
            <w:shd w:val="clear" w:color="auto" w:fill="FFFFFF"/>
          </w:tcPr>
          <w:p w14:paraId="497A143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0.68</w:t>
            </w:r>
          </w:p>
        </w:tc>
        <w:tc>
          <w:tcPr>
            <w:tcW w:w="1297" w:type="dxa"/>
            <w:shd w:val="clear" w:color="auto" w:fill="FFFFFF"/>
          </w:tcPr>
          <w:p w14:paraId="6B6636CD"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0.84</w:t>
            </w:r>
          </w:p>
        </w:tc>
      </w:tr>
      <w:tr w:rsidR="00B80E88" w14:paraId="5D7BD373" w14:textId="77777777">
        <w:trPr>
          <w:trHeight w:val="360"/>
          <w:jc w:val="center"/>
        </w:trPr>
        <w:tc>
          <w:tcPr>
            <w:tcW w:w="2880" w:type="dxa"/>
            <w:shd w:val="clear" w:color="auto" w:fill="FFFFFF"/>
          </w:tcPr>
          <w:p w14:paraId="0ACA58C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Naming the President and Vice President</w:t>
            </w:r>
          </w:p>
        </w:tc>
        <w:tc>
          <w:tcPr>
            <w:tcW w:w="3744" w:type="dxa"/>
            <w:shd w:val="clear" w:color="auto" w:fill="FFFFFF"/>
          </w:tcPr>
          <w:p w14:paraId="0FBC528A"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0-2 correct (ordinal)</w:t>
            </w:r>
          </w:p>
        </w:tc>
        <w:tc>
          <w:tcPr>
            <w:tcW w:w="1439" w:type="dxa"/>
            <w:shd w:val="clear" w:color="auto" w:fill="FFFFFF"/>
          </w:tcPr>
          <w:p w14:paraId="46B72ADC"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1297" w:type="dxa"/>
            <w:shd w:val="clear" w:color="auto" w:fill="FFFFFF"/>
          </w:tcPr>
          <w:p w14:paraId="7BF412A2"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0.64</w:t>
            </w:r>
          </w:p>
        </w:tc>
      </w:tr>
      <w:tr w:rsidR="00B80E88" w14:paraId="0F6FFB58" w14:textId="77777777">
        <w:trPr>
          <w:trHeight w:val="360"/>
          <w:jc w:val="center"/>
        </w:trPr>
        <w:tc>
          <w:tcPr>
            <w:tcW w:w="2880" w:type="dxa"/>
            <w:shd w:val="clear" w:color="auto" w:fill="FFFFFF"/>
          </w:tcPr>
          <w:p w14:paraId="726BD3B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Delayed word recall</w:t>
            </w:r>
          </w:p>
        </w:tc>
        <w:tc>
          <w:tcPr>
            <w:tcW w:w="3744" w:type="dxa"/>
            <w:shd w:val="clear" w:color="auto" w:fill="FFFFFF"/>
          </w:tcPr>
          <w:p w14:paraId="2DA5233D"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0-10 words; rescaled to 0-1 (continuous)</w:t>
            </w:r>
          </w:p>
        </w:tc>
        <w:tc>
          <w:tcPr>
            <w:tcW w:w="1439" w:type="dxa"/>
            <w:shd w:val="clear" w:color="auto" w:fill="FFFFFF"/>
          </w:tcPr>
          <w:p w14:paraId="3345B14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0.63</w:t>
            </w:r>
          </w:p>
        </w:tc>
        <w:tc>
          <w:tcPr>
            <w:tcW w:w="1297" w:type="dxa"/>
            <w:shd w:val="clear" w:color="auto" w:fill="FFFFFF"/>
          </w:tcPr>
          <w:p w14:paraId="13ADD924"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0.64</w:t>
            </w:r>
          </w:p>
        </w:tc>
      </w:tr>
      <w:tr w:rsidR="00B80E88" w14:paraId="68734040" w14:textId="77777777">
        <w:trPr>
          <w:trHeight w:val="360"/>
          <w:jc w:val="center"/>
        </w:trPr>
        <w:tc>
          <w:tcPr>
            <w:tcW w:w="2880" w:type="dxa"/>
            <w:shd w:val="clear" w:color="auto" w:fill="FFFFFF"/>
          </w:tcPr>
          <w:p w14:paraId="560A1A7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Number series</w:t>
            </w:r>
          </w:p>
        </w:tc>
        <w:tc>
          <w:tcPr>
            <w:tcW w:w="3744" w:type="dxa"/>
            <w:shd w:val="clear" w:color="auto" w:fill="FFFFFF"/>
          </w:tcPr>
          <w:p w14:paraId="5CA6033F"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Score rescaled to 0-1 (continuous)</w:t>
            </w:r>
          </w:p>
        </w:tc>
        <w:tc>
          <w:tcPr>
            <w:tcW w:w="1439" w:type="dxa"/>
            <w:shd w:val="clear" w:color="auto" w:fill="FFFFFF"/>
          </w:tcPr>
          <w:p w14:paraId="67D774A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0.71</w:t>
            </w:r>
          </w:p>
        </w:tc>
        <w:tc>
          <w:tcPr>
            <w:tcW w:w="1297" w:type="dxa"/>
            <w:shd w:val="clear" w:color="auto" w:fill="FFFFFF"/>
          </w:tcPr>
          <w:p w14:paraId="4FA42D8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0.62</w:t>
            </w:r>
          </w:p>
        </w:tc>
      </w:tr>
      <w:tr w:rsidR="00B80E88" w14:paraId="2B417D36" w14:textId="77777777">
        <w:trPr>
          <w:trHeight w:val="360"/>
          <w:jc w:val="center"/>
        </w:trPr>
        <w:tc>
          <w:tcPr>
            <w:tcW w:w="2880" w:type="dxa"/>
            <w:shd w:val="clear" w:color="auto" w:fill="FFFFFF"/>
          </w:tcPr>
          <w:p w14:paraId="2874B789"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Serial 7 subtraction</w:t>
            </w:r>
          </w:p>
        </w:tc>
        <w:tc>
          <w:tcPr>
            <w:tcW w:w="3744" w:type="dxa"/>
            <w:shd w:val="clear" w:color="auto" w:fill="FFFFFF"/>
          </w:tcPr>
          <w:p w14:paraId="20B1C5E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0-5 correct (ordinal)</w:t>
            </w:r>
          </w:p>
        </w:tc>
        <w:tc>
          <w:tcPr>
            <w:tcW w:w="1439" w:type="dxa"/>
            <w:shd w:val="clear" w:color="auto" w:fill="FFFFFF"/>
          </w:tcPr>
          <w:p w14:paraId="5F022587"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0.66</w:t>
            </w:r>
          </w:p>
        </w:tc>
        <w:tc>
          <w:tcPr>
            <w:tcW w:w="1297" w:type="dxa"/>
            <w:shd w:val="clear" w:color="auto" w:fill="FFFFFF"/>
          </w:tcPr>
          <w:p w14:paraId="70669A7C"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r>
      <w:tr w:rsidR="00B80E88" w14:paraId="56F2FD29" w14:textId="77777777">
        <w:trPr>
          <w:trHeight w:val="360"/>
          <w:jc w:val="center"/>
        </w:trPr>
        <w:tc>
          <w:tcPr>
            <w:tcW w:w="2880" w:type="dxa"/>
            <w:tcBorders>
              <w:bottom w:val="single" w:sz="12" w:space="0" w:color="666666"/>
            </w:tcBorders>
            <w:shd w:val="clear" w:color="auto" w:fill="FFFFFF"/>
          </w:tcPr>
          <w:p w14:paraId="0A6D4554"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Backward counting from 20</w:t>
            </w:r>
          </w:p>
        </w:tc>
        <w:tc>
          <w:tcPr>
            <w:tcW w:w="3744" w:type="dxa"/>
            <w:tcBorders>
              <w:bottom w:val="single" w:sz="12" w:space="0" w:color="666666"/>
            </w:tcBorders>
            <w:shd w:val="clear" w:color="auto" w:fill="FFFFFF"/>
          </w:tcPr>
          <w:p w14:paraId="1D0970A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Correct on first or second try (binary)</w:t>
            </w:r>
          </w:p>
        </w:tc>
        <w:tc>
          <w:tcPr>
            <w:tcW w:w="1439" w:type="dxa"/>
            <w:tcBorders>
              <w:bottom w:val="single" w:sz="12" w:space="0" w:color="666666"/>
            </w:tcBorders>
            <w:shd w:val="clear" w:color="auto" w:fill="FFFFFF"/>
          </w:tcPr>
          <w:p w14:paraId="0E334E9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0.52</w:t>
            </w:r>
          </w:p>
        </w:tc>
        <w:tc>
          <w:tcPr>
            <w:tcW w:w="1297" w:type="dxa"/>
            <w:tcBorders>
              <w:bottom w:val="single" w:sz="12" w:space="0" w:color="666666"/>
            </w:tcBorders>
            <w:shd w:val="clear" w:color="auto" w:fill="FFFFFF"/>
          </w:tcPr>
          <w:p w14:paraId="615A0EB4"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r>
      <w:tr w:rsidR="00B80E88" w14:paraId="2FED421E" w14:textId="77777777">
        <w:trPr>
          <w:trHeight w:val="360"/>
          <w:jc w:val="center"/>
        </w:trPr>
        <w:tc>
          <w:tcPr>
            <w:tcW w:w="9360" w:type="dxa"/>
            <w:gridSpan w:val="4"/>
            <w:tcBorders>
              <w:top w:val="single" w:sz="12" w:space="0" w:color="666666"/>
            </w:tcBorders>
            <w:shd w:val="clear" w:color="auto" w:fill="FFFFFF"/>
            <w:vAlign w:val="center"/>
          </w:tcPr>
          <w:p w14:paraId="42E6EBB4" w14:textId="77777777" w:rsidR="00B80E88" w:rsidRDefault="00000000">
            <w:pPr>
              <w:spacing w:before="100" w:after="100"/>
              <w:ind w:left="100" w:right="100"/>
              <w:rPr>
                <w:rFonts w:eastAsia="Arial" w:cs="Arial"/>
                <w:color w:val="000000"/>
                <w:sz w:val="16"/>
                <w:szCs w:val="16"/>
              </w:rPr>
            </w:pPr>
            <w:r>
              <w:rPr>
                <w:rFonts w:eastAsia="Arial" w:cs="Arial"/>
                <w:color w:val="000000"/>
                <w:sz w:val="16"/>
                <w:szCs w:val="16"/>
              </w:rPr>
              <w:t>Single-factor model fit to HRS 2016 respondents aged 65 and older (N = 9,218) with HRS-HCAP weights (HCAP16WGTR; weight 0 outside HRS-HCAP), 64 strata and 121 clusters. Loadings are standardized (STDYX). Continuous items were rescaled to 0-1 using the 2016 range. WLSMV fit: chi-square = 248.5 (</w:t>
            </w:r>
            <w:proofErr w:type="spellStart"/>
            <w:r>
              <w:rPr>
                <w:rFonts w:eastAsia="Arial" w:cs="Arial"/>
                <w:color w:val="000000"/>
                <w:sz w:val="16"/>
                <w:szCs w:val="16"/>
              </w:rPr>
              <w:t>df</w:t>
            </w:r>
            <w:proofErr w:type="spellEnd"/>
            <w:r>
              <w:rPr>
                <w:rFonts w:eastAsia="Arial" w:cs="Arial"/>
                <w:color w:val="000000"/>
                <w:sz w:val="16"/>
                <w:szCs w:val="16"/>
              </w:rPr>
              <w:t xml:space="preserve"> = 20), RMSEA = 0.035, CFI = 0.966, TLI = 0.952, SRMR = 0.047.</w:t>
            </w:r>
            <w:bookmarkStart w:id="4" w:name="X741d24518151ff2d6a48158f4cd2b7447d9397a"/>
            <w:bookmarkEnd w:id="4"/>
          </w:p>
        </w:tc>
      </w:tr>
    </w:tbl>
    <w:p w14:paraId="3C0E37B0" w14:textId="77777777" w:rsidR="00B80E88" w:rsidRDefault="00000000">
      <w:pPr>
        <w:pStyle w:val="Heading2"/>
      </w:pPr>
      <w:r>
        <w:t>Step 2. Demographic norms</w:t>
      </w:r>
    </w:p>
    <w:p w14:paraId="087B3D06" w14:textId="77777777" w:rsidR="00B80E88" w:rsidRDefault="00000000">
      <w:pPr>
        <w:pStyle w:val="FirstParagraph"/>
      </w:pPr>
      <w:r>
        <w:t>The Manly-Jones algorithm defines impairment as performance more than 1.5 standard deviations below the level expected for a person’s age, sex, race, ethnicity, and education in a robust normative sample (Manly et al., 2022). Although we use different thresholds to define impairment (discussed below), we norm the single general cognitive domain score the same way we normed domain scores in Manly et al. (2022).</w:t>
      </w:r>
    </w:p>
    <w:p w14:paraId="7AE0B9BC" w14:textId="77777777" w:rsidR="00B80E88" w:rsidRDefault="00000000">
      <w:pPr>
        <w:pStyle w:val="BodyText"/>
      </w:pPr>
      <w:r>
        <w:lastRenderedPageBreak/>
        <w:t>The robust normative sample (n = 1,787) is used to define “expected” cognitive performance levels. First, factor scores in the normative sample were converted to normal scores with the Blom (1958) rank transformation. Because this transformation is sample dependent, we derive a linking equation between Blom transformed scores and estimated factor scores using linear regression with a restricted cubic spline for the factor score (knots at the 5th, 35th, 65th, and 95th percentiles; Harrell, 2015). This regression converts any factor score, including scores from people outside the normative sample and from later waves, to the normalized metric.</w:t>
      </w:r>
    </w:p>
    <w:p w14:paraId="1A426818" w14:textId="77777777" w:rsidR="00B80E88" w:rsidRDefault="00000000">
      <w:pPr>
        <w:pStyle w:val="BodyText"/>
      </w:pPr>
      <w:r>
        <w:t>Second, the normalized score was regressed, with survey weights, on age (restricted cubic spline with knots at 70, 78, 86, 94 years, centered at 70), sex, non-Hispanic Black race, Hispanic ethnicity, and years of schooling (centered at 12), together with their 2-way interactions (24 terms; R</w:t>
      </w:r>
      <w:r>
        <w:rPr>
          <w:vertAlign w:val="superscript"/>
        </w:rPr>
        <w:t>2</w:t>
      </w:r>
      <w:r>
        <w:t xml:space="preserve"> = 0.37). This demographic equation is used to estimate the expected score according to demographic characteristics.</w:t>
      </w:r>
    </w:p>
    <w:p w14:paraId="00A031DF" w14:textId="77777777" w:rsidR="00B80E88" w:rsidRDefault="00000000">
      <w:pPr>
        <w:pStyle w:val="BodyText"/>
      </w:pPr>
      <w:r>
        <w:t xml:space="preserve">Third, the </w:t>
      </w:r>
      <w:proofErr w:type="spellStart"/>
      <w:r>
        <w:t>sociodemographically</w:t>
      </w:r>
      <w:proofErr w:type="spellEnd"/>
      <w:r>
        <w:t xml:space="preserve"> adjusted cognitive performance score (T score) was computed as 50 + 10 × (observed − expected) / 0.775, where the denominator is the standard error of the estimate from the demographic regression in the normative sample (the SD of the normalized score, 0.973, multiplied by </w:t>
      </w:r>
      <w:proofErr w:type="gramStart"/>
      <w:r>
        <w:t>√(</w:t>
      </w:r>
      <w:proofErr w:type="gramEnd"/>
      <w:r>
        <w:t>1 − R</w:t>
      </w:r>
      <w:r>
        <w:rPr>
          <w:vertAlign w:val="superscript"/>
        </w:rPr>
        <w:t>2</w:t>
      </w:r>
      <w:r>
        <w:t>)).</w:t>
      </w:r>
    </w:p>
    <w:p w14:paraId="1CA5E0A0" w14:textId="77777777" w:rsidR="00B80E88" w:rsidRDefault="00000000">
      <w:pPr>
        <w:pStyle w:val="BodyText"/>
      </w:pPr>
      <w:r>
        <w:t>A T score of 40 means performance 1 residual standard deviation (0.775 normalized-score units) below the level expected for a person of the same age, sex, race, ethnicity, and education; the same residual standard deviation is used regardless of demographic group. In HRS-HCAP Wave 1, the unweighted mean (SD) T score was 50 (10) in the normative sample and 43 (12) among participants excluded from it.</w:t>
      </w:r>
    </w:p>
    <w:p w14:paraId="22A71ED6" w14:textId="77777777" w:rsidR="00B80E88" w:rsidRDefault="00000000">
      <w:pPr>
        <w:pStyle w:val="Heading2"/>
      </w:pPr>
      <w:bookmarkStart w:id="5" w:name="Xa15cd1e1f6ae71ef0fa59517c41e0c59c06f269"/>
      <w:r>
        <w:t>Step 3. Cut points by prevalence matching</w:t>
      </w:r>
    </w:p>
    <w:p w14:paraId="0056CC61" w14:textId="77777777" w:rsidR="00B80E88" w:rsidRDefault="00000000">
      <w:pPr>
        <w:pStyle w:val="FirstParagraph"/>
      </w:pPr>
      <w:r>
        <w:t xml:space="preserve">No point on a single </w:t>
      </w:r>
      <w:proofErr w:type="spellStart"/>
      <w:r>
        <w:t>T</w:t>
      </w:r>
      <w:proofErr w:type="spellEnd"/>
      <w:r>
        <w:t xml:space="preserve"> score corresponds by construction to “2 or more domains more than 1.5 standard deviations below expectation,” because the single score pools information that the Manly-Jones algorithm keeps separate. The cut points must be set empirically.</w:t>
      </w:r>
    </w:p>
    <w:p w14:paraId="1CEB4BCB" w14:textId="77777777" w:rsidR="00B80E88" w:rsidRDefault="00000000">
      <w:pPr>
        <w:pStyle w:val="BodyText"/>
      </w:pPr>
      <w:r>
        <w:t xml:space="preserve">We set them by prevalence matching: the cut points were chosen so that the weighted Normal, MCI, and dementia shares of the core algorithm match those of the Manly-Jones algorithm in HRS-HCAP Wave 1 (N = 3,496). We evaluated every pair of cut points on a grid (severe cut point 25 to 50, moderate cut point 30 to 60, in steps of 0.5), applying the decision rules described in Step 4 (Table A3) unchanged, and selected the pair that minimized the sum of squared differences between the 3 core and Manly-Jones shares, with ties broken by the higher </w:t>
      </w:r>
      <w:r>
        <w:lastRenderedPageBreak/>
        <w:t>weighted kappa. The dementia share depends only on the severe cut point, and the MCI share depends on both. We matched shares, rather than maximizing agreement, because incidence and prevalence estimates depend on class shares; matching keeps population estimates from core data on the same footing as estimates from HRS-HCAP data. Matching shares does not guarantee that the same people are classified alike, and we report agreement separately below.</w:t>
      </w:r>
    </w:p>
    <w:p w14:paraId="09C75C77" w14:textId="77777777" w:rsidR="00B80E88" w:rsidRDefault="00000000">
      <w:pPr>
        <w:pStyle w:val="BodyText"/>
      </w:pPr>
      <w:r>
        <w:t>The selected cut points were T &lt; 38.5 (severe) and T &lt; 46.5 (moderate). With these cut points the weighted shares were 69.6% normal, 21.2% MCI, and 9.1% dementia, against 69.4%, 21.4%, and 9.2% for the Manly-Jones algorithm (Table A2). The grid search also located the pair with the highest 3-class kappa (0.52, at T &lt; 36 and T &lt; 42.5), which gave 14.8% MCI and 7.8% dementia; we did not use it because it does not reproduce the class shares. Figure A2 shows the distribution of T scores with the selected cut points. The cut points were chosen and evaluated in the same sample, so the agreement statistics in Tables A2 and A4 are likely optimistic.</w:t>
      </w:r>
    </w:p>
    <w:tbl>
      <w:tblPr>
        <w:tblW w:w="9362" w:type="dxa"/>
        <w:jc w:val="center"/>
        <w:tblLayout w:type="fixed"/>
        <w:tblCellMar>
          <w:left w:w="0" w:type="dxa"/>
          <w:right w:w="0" w:type="dxa"/>
        </w:tblCellMar>
        <w:tblLook w:val="0420" w:firstRow="1" w:lastRow="0" w:firstColumn="0" w:lastColumn="0" w:noHBand="0" w:noVBand="1"/>
      </w:tblPr>
      <w:tblGrid>
        <w:gridCol w:w="2695"/>
        <w:gridCol w:w="851"/>
        <w:gridCol w:w="992"/>
        <w:gridCol w:w="922"/>
        <w:gridCol w:w="780"/>
        <w:gridCol w:w="1065"/>
        <w:gridCol w:w="992"/>
        <w:gridCol w:w="1065"/>
      </w:tblGrid>
      <w:tr w:rsidR="00B80E88" w14:paraId="0025CB5F" w14:textId="77777777">
        <w:trPr>
          <w:trHeight w:val="360"/>
          <w:tblHeader/>
          <w:jc w:val="center"/>
        </w:trPr>
        <w:tc>
          <w:tcPr>
            <w:tcW w:w="9362" w:type="dxa"/>
            <w:gridSpan w:val="8"/>
            <w:tcBorders>
              <w:top w:val="single" w:sz="12" w:space="0" w:color="666666"/>
              <w:bottom w:val="single" w:sz="12" w:space="0" w:color="666666"/>
            </w:tcBorders>
            <w:shd w:val="clear" w:color="auto" w:fill="FFFFFF"/>
            <w:vAlign w:val="center"/>
          </w:tcPr>
          <w:p w14:paraId="403303C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Table A2. T-score cut points selected by prevalence matching</w:t>
            </w:r>
          </w:p>
        </w:tc>
      </w:tr>
      <w:tr w:rsidR="00B80E88" w14:paraId="3D58DA46" w14:textId="77777777">
        <w:trPr>
          <w:trHeight w:val="360"/>
          <w:tblHeader/>
          <w:jc w:val="center"/>
        </w:trPr>
        <w:tc>
          <w:tcPr>
            <w:tcW w:w="2695" w:type="dxa"/>
            <w:tcBorders>
              <w:top w:val="single" w:sz="12" w:space="0" w:color="666666"/>
              <w:bottom w:val="single" w:sz="12" w:space="0" w:color="666666"/>
            </w:tcBorders>
            <w:shd w:val="clear" w:color="auto" w:fill="FFFFFF"/>
            <w:vAlign w:val="center"/>
          </w:tcPr>
          <w:p w14:paraId="44F7A8F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Set</w:t>
            </w:r>
          </w:p>
        </w:tc>
        <w:tc>
          <w:tcPr>
            <w:tcW w:w="851" w:type="dxa"/>
            <w:tcBorders>
              <w:top w:val="single" w:sz="12" w:space="0" w:color="666666"/>
              <w:bottom w:val="single" w:sz="12" w:space="0" w:color="666666"/>
            </w:tcBorders>
            <w:shd w:val="clear" w:color="auto" w:fill="FFFFFF"/>
            <w:vAlign w:val="center"/>
          </w:tcPr>
          <w:p w14:paraId="6C1AFBED"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Severe cut</w:t>
            </w:r>
          </w:p>
        </w:tc>
        <w:tc>
          <w:tcPr>
            <w:tcW w:w="992" w:type="dxa"/>
            <w:tcBorders>
              <w:top w:val="single" w:sz="12" w:space="0" w:color="666666"/>
              <w:bottom w:val="single" w:sz="12" w:space="0" w:color="666666"/>
            </w:tcBorders>
            <w:shd w:val="clear" w:color="auto" w:fill="FFFFFF"/>
            <w:vAlign w:val="center"/>
          </w:tcPr>
          <w:p w14:paraId="623FB1A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Moderate cut</w:t>
            </w:r>
          </w:p>
        </w:tc>
        <w:tc>
          <w:tcPr>
            <w:tcW w:w="922" w:type="dxa"/>
            <w:tcBorders>
              <w:top w:val="single" w:sz="12" w:space="0" w:color="666666"/>
              <w:bottom w:val="single" w:sz="12" w:space="0" w:color="666666"/>
            </w:tcBorders>
            <w:shd w:val="clear" w:color="auto" w:fill="FFFFFF"/>
            <w:vAlign w:val="center"/>
          </w:tcPr>
          <w:p w14:paraId="408F259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Normal, %</w:t>
            </w:r>
          </w:p>
        </w:tc>
        <w:tc>
          <w:tcPr>
            <w:tcW w:w="780" w:type="dxa"/>
            <w:tcBorders>
              <w:top w:val="single" w:sz="12" w:space="0" w:color="666666"/>
              <w:bottom w:val="single" w:sz="12" w:space="0" w:color="666666"/>
            </w:tcBorders>
            <w:shd w:val="clear" w:color="auto" w:fill="FFFFFF"/>
            <w:vAlign w:val="center"/>
          </w:tcPr>
          <w:p w14:paraId="4EA0F39B"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MCI, %</w:t>
            </w:r>
          </w:p>
        </w:tc>
        <w:tc>
          <w:tcPr>
            <w:tcW w:w="1065" w:type="dxa"/>
            <w:tcBorders>
              <w:top w:val="single" w:sz="12" w:space="0" w:color="666666"/>
              <w:bottom w:val="single" w:sz="12" w:space="0" w:color="666666"/>
            </w:tcBorders>
            <w:shd w:val="clear" w:color="auto" w:fill="FFFFFF"/>
            <w:vAlign w:val="center"/>
          </w:tcPr>
          <w:p w14:paraId="0FAE698A"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Dementia, %</w:t>
            </w:r>
          </w:p>
        </w:tc>
        <w:tc>
          <w:tcPr>
            <w:tcW w:w="992" w:type="dxa"/>
            <w:tcBorders>
              <w:top w:val="single" w:sz="12" w:space="0" w:color="666666"/>
              <w:bottom w:val="single" w:sz="12" w:space="0" w:color="666666"/>
            </w:tcBorders>
            <w:shd w:val="clear" w:color="auto" w:fill="FFFFFF"/>
            <w:vAlign w:val="center"/>
          </w:tcPr>
          <w:p w14:paraId="311379A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w:t>
            </w:r>
          </w:p>
        </w:tc>
        <w:tc>
          <w:tcPr>
            <w:tcW w:w="1065" w:type="dxa"/>
            <w:tcBorders>
              <w:top w:val="single" w:sz="12" w:space="0" w:color="666666"/>
              <w:bottom w:val="single" w:sz="12" w:space="0" w:color="666666"/>
            </w:tcBorders>
            <w:shd w:val="clear" w:color="auto" w:fill="FFFFFF"/>
            <w:vAlign w:val="center"/>
          </w:tcPr>
          <w:p w14:paraId="532E96B7"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w:t>
            </w:r>
          </w:p>
        </w:tc>
      </w:tr>
      <w:tr w:rsidR="00B80E88" w14:paraId="50A0C7F4" w14:textId="77777777">
        <w:trPr>
          <w:trHeight w:val="360"/>
          <w:jc w:val="center"/>
        </w:trPr>
        <w:tc>
          <w:tcPr>
            <w:tcW w:w="2695" w:type="dxa"/>
            <w:tcBorders>
              <w:top w:val="single" w:sz="12" w:space="0" w:color="666666"/>
            </w:tcBorders>
            <w:shd w:val="clear" w:color="auto" w:fill="FFFFFF"/>
          </w:tcPr>
          <w:p w14:paraId="14BA8992"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Selected (prevalence matching)</w:t>
            </w:r>
          </w:p>
        </w:tc>
        <w:tc>
          <w:tcPr>
            <w:tcW w:w="851" w:type="dxa"/>
            <w:tcBorders>
              <w:top w:val="single" w:sz="12" w:space="0" w:color="666666"/>
            </w:tcBorders>
            <w:shd w:val="clear" w:color="auto" w:fill="FFFFFF"/>
          </w:tcPr>
          <w:p w14:paraId="533C6D3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38.5</w:t>
            </w:r>
          </w:p>
        </w:tc>
        <w:tc>
          <w:tcPr>
            <w:tcW w:w="992" w:type="dxa"/>
            <w:tcBorders>
              <w:top w:val="single" w:sz="12" w:space="0" w:color="666666"/>
            </w:tcBorders>
            <w:shd w:val="clear" w:color="auto" w:fill="FFFFFF"/>
          </w:tcPr>
          <w:p w14:paraId="5036EC9D"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46.5</w:t>
            </w:r>
          </w:p>
        </w:tc>
        <w:tc>
          <w:tcPr>
            <w:tcW w:w="922" w:type="dxa"/>
            <w:tcBorders>
              <w:top w:val="single" w:sz="12" w:space="0" w:color="666666"/>
            </w:tcBorders>
            <w:shd w:val="clear" w:color="auto" w:fill="FFFFFF"/>
          </w:tcPr>
          <w:p w14:paraId="662012C2"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69.6</w:t>
            </w:r>
          </w:p>
        </w:tc>
        <w:tc>
          <w:tcPr>
            <w:tcW w:w="780" w:type="dxa"/>
            <w:tcBorders>
              <w:top w:val="single" w:sz="12" w:space="0" w:color="666666"/>
            </w:tcBorders>
            <w:shd w:val="clear" w:color="auto" w:fill="FFFFFF"/>
          </w:tcPr>
          <w:p w14:paraId="777C808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21.2</w:t>
            </w:r>
          </w:p>
        </w:tc>
        <w:tc>
          <w:tcPr>
            <w:tcW w:w="1065" w:type="dxa"/>
            <w:tcBorders>
              <w:top w:val="single" w:sz="12" w:space="0" w:color="666666"/>
            </w:tcBorders>
            <w:shd w:val="clear" w:color="auto" w:fill="FFFFFF"/>
          </w:tcPr>
          <w:p w14:paraId="7E5AC18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9.1</w:t>
            </w:r>
          </w:p>
        </w:tc>
        <w:tc>
          <w:tcPr>
            <w:tcW w:w="992" w:type="dxa"/>
            <w:tcBorders>
              <w:top w:val="single" w:sz="12" w:space="0" w:color="666666"/>
            </w:tcBorders>
            <w:shd w:val="clear" w:color="auto" w:fill="FFFFFF"/>
          </w:tcPr>
          <w:p w14:paraId="7ABE8099"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0.50</w:t>
            </w:r>
          </w:p>
        </w:tc>
        <w:tc>
          <w:tcPr>
            <w:tcW w:w="1065" w:type="dxa"/>
            <w:tcBorders>
              <w:top w:val="single" w:sz="12" w:space="0" w:color="666666"/>
            </w:tcBorders>
            <w:shd w:val="clear" w:color="auto" w:fill="FFFFFF"/>
          </w:tcPr>
          <w:p w14:paraId="79586ED5"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0.34</w:t>
            </w:r>
          </w:p>
        </w:tc>
      </w:tr>
      <w:tr w:rsidR="00B80E88" w14:paraId="517DADA3" w14:textId="77777777">
        <w:trPr>
          <w:trHeight w:val="360"/>
          <w:jc w:val="center"/>
        </w:trPr>
        <w:tc>
          <w:tcPr>
            <w:tcW w:w="2695" w:type="dxa"/>
            <w:shd w:val="clear" w:color="auto" w:fill="FFFFFF"/>
          </w:tcPr>
          <w:p w14:paraId="4323CF1B"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Highest 3-class kappa on the grid</w:t>
            </w:r>
          </w:p>
        </w:tc>
        <w:tc>
          <w:tcPr>
            <w:tcW w:w="851" w:type="dxa"/>
            <w:shd w:val="clear" w:color="auto" w:fill="FFFFFF"/>
          </w:tcPr>
          <w:p w14:paraId="4FCD152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36</w:t>
            </w:r>
          </w:p>
        </w:tc>
        <w:tc>
          <w:tcPr>
            <w:tcW w:w="992" w:type="dxa"/>
            <w:shd w:val="clear" w:color="auto" w:fill="FFFFFF"/>
          </w:tcPr>
          <w:p w14:paraId="09B0500F"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42.5</w:t>
            </w:r>
          </w:p>
        </w:tc>
        <w:tc>
          <w:tcPr>
            <w:tcW w:w="922" w:type="dxa"/>
            <w:shd w:val="clear" w:color="auto" w:fill="FFFFFF"/>
          </w:tcPr>
          <w:p w14:paraId="4BFC0459"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77.4</w:t>
            </w:r>
          </w:p>
        </w:tc>
        <w:tc>
          <w:tcPr>
            <w:tcW w:w="780" w:type="dxa"/>
            <w:shd w:val="clear" w:color="auto" w:fill="FFFFFF"/>
          </w:tcPr>
          <w:p w14:paraId="1E3FAD5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14.8</w:t>
            </w:r>
          </w:p>
        </w:tc>
        <w:tc>
          <w:tcPr>
            <w:tcW w:w="1065" w:type="dxa"/>
            <w:shd w:val="clear" w:color="auto" w:fill="FFFFFF"/>
          </w:tcPr>
          <w:p w14:paraId="0BE8ADE2"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7.8</w:t>
            </w:r>
          </w:p>
        </w:tc>
        <w:tc>
          <w:tcPr>
            <w:tcW w:w="992" w:type="dxa"/>
            <w:shd w:val="clear" w:color="auto" w:fill="FFFFFF"/>
          </w:tcPr>
          <w:p w14:paraId="78636614"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0.52</w:t>
            </w:r>
          </w:p>
        </w:tc>
        <w:tc>
          <w:tcPr>
            <w:tcW w:w="1065" w:type="dxa"/>
            <w:shd w:val="clear" w:color="auto" w:fill="FFFFFF"/>
          </w:tcPr>
          <w:p w14:paraId="1850093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0.35</w:t>
            </w:r>
          </w:p>
        </w:tc>
      </w:tr>
      <w:tr w:rsidR="00B80E88" w14:paraId="5F12E7B4" w14:textId="77777777">
        <w:trPr>
          <w:trHeight w:val="360"/>
          <w:jc w:val="center"/>
        </w:trPr>
        <w:tc>
          <w:tcPr>
            <w:tcW w:w="2695" w:type="dxa"/>
            <w:tcBorders>
              <w:bottom w:val="single" w:sz="12" w:space="0" w:color="666666"/>
            </w:tcBorders>
            <w:shd w:val="clear" w:color="auto" w:fill="FFFFFF"/>
          </w:tcPr>
          <w:p w14:paraId="5D7B245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Target: Manly-Jones algorithm</w:t>
            </w:r>
          </w:p>
        </w:tc>
        <w:tc>
          <w:tcPr>
            <w:tcW w:w="851" w:type="dxa"/>
            <w:tcBorders>
              <w:bottom w:val="single" w:sz="12" w:space="0" w:color="666666"/>
            </w:tcBorders>
            <w:shd w:val="clear" w:color="auto" w:fill="FFFFFF"/>
          </w:tcPr>
          <w:p w14:paraId="582D6363" w14:textId="77777777" w:rsidR="00B80E88" w:rsidRDefault="00B80E88">
            <w:pPr>
              <w:keepNext/>
              <w:spacing w:before="100" w:after="100"/>
              <w:ind w:left="100" w:right="100"/>
              <w:rPr>
                <w:rFonts w:eastAsia="Arial" w:cs="Arial"/>
                <w:color w:val="000000"/>
                <w:sz w:val="16"/>
                <w:szCs w:val="16"/>
              </w:rPr>
            </w:pPr>
          </w:p>
        </w:tc>
        <w:tc>
          <w:tcPr>
            <w:tcW w:w="992" w:type="dxa"/>
            <w:tcBorders>
              <w:bottom w:val="single" w:sz="12" w:space="0" w:color="666666"/>
            </w:tcBorders>
            <w:shd w:val="clear" w:color="auto" w:fill="FFFFFF"/>
          </w:tcPr>
          <w:p w14:paraId="604AA1A2" w14:textId="77777777" w:rsidR="00B80E88" w:rsidRDefault="00B80E88">
            <w:pPr>
              <w:keepNext/>
              <w:spacing w:before="100" w:after="100"/>
              <w:ind w:left="100" w:right="100"/>
              <w:rPr>
                <w:rFonts w:eastAsia="Arial" w:cs="Arial"/>
                <w:color w:val="000000"/>
                <w:sz w:val="16"/>
                <w:szCs w:val="16"/>
              </w:rPr>
            </w:pPr>
          </w:p>
        </w:tc>
        <w:tc>
          <w:tcPr>
            <w:tcW w:w="922" w:type="dxa"/>
            <w:tcBorders>
              <w:bottom w:val="single" w:sz="12" w:space="0" w:color="666666"/>
            </w:tcBorders>
            <w:shd w:val="clear" w:color="auto" w:fill="FFFFFF"/>
          </w:tcPr>
          <w:p w14:paraId="2A27A76F"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69.4</w:t>
            </w:r>
          </w:p>
        </w:tc>
        <w:tc>
          <w:tcPr>
            <w:tcW w:w="780" w:type="dxa"/>
            <w:tcBorders>
              <w:bottom w:val="single" w:sz="12" w:space="0" w:color="666666"/>
            </w:tcBorders>
            <w:shd w:val="clear" w:color="auto" w:fill="FFFFFF"/>
          </w:tcPr>
          <w:p w14:paraId="4E4F1029"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21.4</w:t>
            </w:r>
          </w:p>
        </w:tc>
        <w:tc>
          <w:tcPr>
            <w:tcW w:w="1065" w:type="dxa"/>
            <w:tcBorders>
              <w:bottom w:val="single" w:sz="12" w:space="0" w:color="666666"/>
            </w:tcBorders>
            <w:shd w:val="clear" w:color="auto" w:fill="FFFFFF"/>
          </w:tcPr>
          <w:p w14:paraId="4A2BCFA2"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9.2</w:t>
            </w:r>
          </w:p>
        </w:tc>
        <w:tc>
          <w:tcPr>
            <w:tcW w:w="992" w:type="dxa"/>
            <w:tcBorders>
              <w:bottom w:val="single" w:sz="12" w:space="0" w:color="666666"/>
            </w:tcBorders>
            <w:shd w:val="clear" w:color="auto" w:fill="FFFFFF"/>
          </w:tcPr>
          <w:p w14:paraId="0DC9526C" w14:textId="77777777" w:rsidR="00B80E88" w:rsidRDefault="00B80E88">
            <w:pPr>
              <w:keepNext/>
              <w:spacing w:before="100" w:after="100"/>
              <w:ind w:left="100" w:right="100"/>
              <w:rPr>
                <w:rFonts w:eastAsia="Arial" w:cs="Arial"/>
                <w:color w:val="000000"/>
                <w:sz w:val="16"/>
                <w:szCs w:val="16"/>
              </w:rPr>
            </w:pPr>
          </w:p>
        </w:tc>
        <w:tc>
          <w:tcPr>
            <w:tcW w:w="1065" w:type="dxa"/>
            <w:tcBorders>
              <w:bottom w:val="single" w:sz="12" w:space="0" w:color="666666"/>
            </w:tcBorders>
            <w:shd w:val="clear" w:color="auto" w:fill="FFFFFF"/>
          </w:tcPr>
          <w:p w14:paraId="7F6BA12B" w14:textId="77777777" w:rsidR="00B80E88" w:rsidRDefault="00B80E88">
            <w:pPr>
              <w:keepNext/>
              <w:spacing w:before="100" w:after="100"/>
              <w:ind w:left="100" w:right="100"/>
              <w:rPr>
                <w:rFonts w:eastAsia="Arial" w:cs="Arial"/>
                <w:color w:val="000000"/>
                <w:sz w:val="16"/>
                <w:szCs w:val="16"/>
              </w:rPr>
            </w:pPr>
          </w:p>
        </w:tc>
      </w:tr>
      <w:tr w:rsidR="00B80E88" w14:paraId="584F8BED" w14:textId="77777777">
        <w:trPr>
          <w:trHeight w:val="360"/>
          <w:jc w:val="center"/>
        </w:trPr>
        <w:tc>
          <w:tcPr>
            <w:tcW w:w="9362" w:type="dxa"/>
            <w:gridSpan w:val="8"/>
            <w:tcBorders>
              <w:top w:val="single" w:sz="12" w:space="0" w:color="666666"/>
            </w:tcBorders>
            <w:shd w:val="clear" w:color="auto" w:fill="FFFFFF"/>
            <w:vAlign w:val="center"/>
          </w:tcPr>
          <w:p w14:paraId="734FD29B" w14:textId="77777777" w:rsidR="00B80E88" w:rsidRDefault="00000000">
            <w:pPr>
              <w:spacing w:before="100" w:after="100"/>
              <w:ind w:left="100" w:right="100"/>
              <w:rPr>
                <w:rFonts w:eastAsia="Arial" w:cs="Arial"/>
                <w:color w:val="000000"/>
                <w:sz w:val="16"/>
                <w:szCs w:val="16"/>
              </w:rPr>
            </w:pPr>
            <w:r>
              <w:rPr>
                <w:rFonts w:eastAsia="Arial" w:cs="Arial"/>
                <w:color w:val="000000"/>
                <w:sz w:val="16"/>
                <w:szCs w:val="16"/>
              </w:rPr>
              <w:t xml:space="preserve">HRS-HCAP Wave 1, N = 3,496. Percentages and </w:t>
            </w:r>
            <w:proofErr w:type="spellStart"/>
            <w:r>
              <w:rPr>
                <w:rFonts w:eastAsia="Arial" w:cs="Arial"/>
                <w:color w:val="000000"/>
                <w:sz w:val="16"/>
                <w:szCs w:val="16"/>
              </w:rPr>
              <w:t>kappas</w:t>
            </w:r>
            <w:proofErr w:type="spellEnd"/>
            <w:r>
              <w:rPr>
                <w:rFonts w:eastAsia="Arial" w:cs="Arial"/>
                <w:color w:val="000000"/>
                <w:sz w:val="16"/>
                <w:szCs w:val="16"/>
              </w:rPr>
              <w:t xml:space="preserve"> are weighted (HCAP16WGTR). Kappas compare the core algorithm with the Manly-Jones algorithm (3-class: quadratic weights; dementia: dementia versus not). The grid search covered 2,250 pairs of cut points in steps of 0.5 T-score points; the kappa-maximizing pair is shown for comparison. Cut points were chosen and evaluated in the same sample.</w:t>
            </w:r>
          </w:p>
        </w:tc>
      </w:tr>
    </w:tbl>
    <w:p w14:paraId="7EB7FA74" w14:textId="77777777" w:rsidR="00B80E88" w:rsidRDefault="00000000">
      <w:pPr>
        <w:pStyle w:val="CaptionedFigure"/>
      </w:pPr>
      <w:r>
        <w:rPr>
          <w:noProof/>
        </w:rPr>
        <w:lastRenderedPageBreak/>
        <w:drawing>
          <wp:inline distT="0" distB="0" distL="0" distR="0" wp14:anchorId="0869D7F0" wp14:editId="5F8DB7CD">
            <wp:extent cx="5930900" cy="3279140"/>
            <wp:effectExtent l="0" t="0" r="0" b="0"/>
            <wp:docPr id="2" name="Image2" descr="Figure A2. Weighted distribution of demographically adjusted T scores among HRS-HCAP Wave 1 participants with core cognitive tests (n = 3,283), with the selected cut points (dashed lines). Band labels give the weighted share of these participants in each T-score band. The box gives the weighted class shares of the core algorithm and the Manly-Jones target; class shares also include the 213 participants classified from the IQCODE, who have no 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A2. Weighted distribution of demographically adjusted T scores among HRS-HCAP Wave 1 participants with core cognitive tests (n = 3,283), with the selected cut points (dashed lines). Band labels give the weighted share of these participants in each T-score band. The box gives the weighted class shares of the core algorithm and the Manly-Jones target; class shares also include the 213 participants classified from the IQCODE, who have no T score."/>
                    <pic:cNvPicPr>
                      <a:picLocks noChangeAspect="1" noChangeArrowheads="1"/>
                    </pic:cNvPicPr>
                  </pic:nvPicPr>
                  <pic:blipFill>
                    <a:blip r:embed="rId7"/>
                    <a:stretch>
                      <a:fillRect/>
                    </a:stretch>
                  </pic:blipFill>
                  <pic:spPr bwMode="auto">
                    <a:xfrm>
                      <a:off x="0" y="0"/>
                      <a:ext cx="5930900" cy="3279140"/>
                    </a:xfrm>
                    <a:prstGeom prst="rect">
                      <a:avLst/>
                    </a:prstGeom>
                    <a:noFill/>
                  </pic:spPr>
                </pic:pic>
              </a:graphicData>
            </a:graphic>
          </wp:inline>
        </w:drawing>
      </w:r>
    </w:p>
    <w:p w14:paraId="731041E7" w14:textId="77777777" w:rsidR="00B80E88" w:rsidRDefault="00000000">
      <w:pPr>
        <w:pStyle w:val="ImageCaption"/>
      </w:pPr>
      <w:r>
        <w:t>Figure A2. Weighted distribution of demographically adjusted T scores among HRS-HCAP Wave 1 participants with core cognitive tests (n = 3,283), with the selected cut points (dashed lines). Band labels give the weighted share of these participants in each T-score band. The box gives the weighted class shares of the core algorithm and the Manly-Jones target; class shares also include the 213 participants classified from the IQCODE, who have no T score.</w:t>
      </w:r>
      <w:bookmarkEnd w:id="5"/>
    </w:p>
    <w:p w14:paraId="51BD2E3B" w14:textId="77777777" w:rsidR="00B80E88" w:rsidRDefault="00000000">
      <w:pPr>
        <w:pStyle w:val="Heading2"/>
      </w:pPr>
      <w:r>
        <w:t>Step 4. Classification rules</w:t>
      </w:r>
    </w:p>
    <w:p w14:paraId="61A37C40" w14:textId="77777777" w:rsidR="00B80E88" w:rsidRDefault="00000000">
      <w:pPr>
        <w:pStyle w:val="FirstParagraph"/>
      </w:pPr>
      <w:r>
        <w:t>In the Manly-Jones algorithm, dementia requires at least 2 impaired domains and an informant report of functional impairment, and MCI requires at least 1 impaired domain with informant-reported concern or self-reported memory worsening (Manly et al., 2022). The core interview has no domains, and it has no informant report for respondents who answer for themselves.</w:t>
      </w:r>
    </w:p>
    <w:p w14:paraId="57E295E4" w14:textId="77777777" w:rsidR="00B80E88" w:rsidRDefault="00000000">
      <w:pPr>
        <w:pStyle w:val="BodyText"/>
      </w:pPr>
      <w:r>
        <w:t>We replaced each element with its closest core counterpart (Table A3). Two T-score cut points (Step 3) stand in for the count of the number of domains impaired: T below the severe cut point corresponds to impairment in 2 or more domains, and T between the severe and moderate cut points corresponds to impairment in 1 domain. Self-rated memory worsening used in the Manly-Jones algorithm is a core item, and is used in place of informant report at both levels. Participants without core cognitive tests (mostly proxy interviews) were classified from the IQCODE with the Manly-Jones informant thresholds (3.4 or higher for dementia; above 3.0 for MCI). Missing self-rated memory was singly imputed by chained equations (van Buuren &amp; Groothuis-</w:t>
      </w:r>
      <w:proofErr w:type="spellStart"/>
      <w:r>
        <w:t>Oudshoorn</w:t>
      </w:r>
      <w:proofErr w:type="spellEnd"/>
      <w:r>
        <w:t>, 2011); no Wave 1 participant with a T score was missing it, and “don’t know,” refused, and not ascertained responses (4 participants) were counted as worse, which assigns these participants to the more impaired class.</w:t>
      </w:r>
    </w:p>
    <w:tbl>
      <w:tblPr>
        <w:tblW w:w="9360" w:type="dxa"/>
        <w:jc w:val="center"/>
        <w:tblLayout w:type="fixed"/>
        <w:tblCellMar>
          <w:left w:w="0" w:type="dxa"/>
          <w:right w:w="0" w:type="dxa"/>
        </w:tblCellMar>
        <w:tblLook w:val="0420" w:firstRow="1" w:lastRow="0" w:firstColumn="0" w:lastColumn="0" w:noHBand="0" w:noVBand="1"/>
      </w:tblPr>
      <w:tblGrid>
        <w:gridCol w:w="1736"/>
        <w:gridCol w:w="2037"/>
        <w:gridCol w:w="3019"/>
        <w:gridCol w:w="1661"/>
        <w:gridCol w:w="907"/>
      </w:tblGrid>
      <w:tr w:rsidR="00B80E88" w14:paraId="6936A8BD" w14:textId="77777777">
        <w:trPr>
          <w:trHeight w:val="360"/>
          <w:tblHeader/>
          <w:jc w:val="center"/>
        </w:trPr>
        <w:tc>
          <w:tcPr>
            <w:tcW w:w="9360" w:type="dxa"/>
            <w:gridSpan w:val="5"/>
            <w:tcBorders>
              <w:top w:val="single" w:sz="12" w:space="0" w:color="666666"/>
              <w:bottom w:val="single" w:sz="12" w:space="0" w:color="666666"/>
            </w:tcBorders>
            <w:shd w:val="clear" w:color="auto" w:fill="FFFFFF"/>
            <w:vAlign w:val="center"/>
          </w:tcPr>
          <w:p w14:paraId="2A9D2239"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A3. Core algorithm decision rules and participants classified by each rule, HRS-HCAP Wave 1</w:t>
            </w:r>
          </w:p>
        </w:tc>
      </w:tr>
      <w:tr w:rsidR="00B80E88" w14:paraId="1322F6F9" w14:textId="77777777">
        <w:trPr>
          <w:trHeight w:val="360"/>
          <w:tblHeader/>
          <w:jc w:val="center"/>
        </w:trPr>
        <w:tc>
          <w:tcPr>
            <w:tcW w:w="1736" w:type="dxa"/>
            <w:tcBorders>
              <w:top w:val="single" w:sz="12" w:space="0" w:color="666666"/>
              <w:bottom w:val="single" w:sz="12" w:space="0" w:color="666666"/>
            </w:tcBorders>
            <w:shd w:val="clear" w:color="auto" w:fill="FFFFFF"/>
            <w:vAlign w:val="center"/>
          </w:tcPr>
          <w:p w14:paraId="70F4582A"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Route</w:t>
            </w:r>
          </w:p>
        </w:tc>
        <w:tc>
          <w:tcPr>
            <w:tcW w:w="2037" w:type="dxa"/>
            <w:tcBorders>
              <w:top w:val="single" w:sz="12" w:space="0" w:color="666666"/>
              <w:bottom w:val="single" w:sz="12" w:space="0" w:color="666666"/>
            </w:tcBorders>
            <w:shd w:val="clear" w:color="auto" w:fill="FFFFFF"/>
            <w:vAlign w:val="center"/>
          </w:tcPr>
          <w:p w14:paraId="68E7269C"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criterion</w:t>
            </w:r>
          </w:p>
        </w:tc>
        <w:tc>
          <w:tcPr>
            <w:tcW w:w="3019" w:type="dxa"/>
            <w:tcBorders>
              <w:top w:val="single" w:sz="12" w:space="0" w:color="666666"/>
              <w:bottom w:val="single" w:sz="12" w:space="0" w:color="666666"/>
            </w:tcBorders>
            <w:shd w:val="clear" w:color="auto" w:fill="FFFFFF"/>
            <w:vAlign w:val="center"/>
          </w:tcPr>
          <w:p w14:paraId="06C12955"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Second criterion</w:t>
            </w:r>
          </w:p>
        </w:tc>
        <w:tc>
          <w:tcPr>
            <w:tcW w:w="1661" w:type="dxa"/>
            <w:tcBorders>
              <w:top w:val="single" w:sz="12" w:space="0" w:color="666666"/>
              <w:bottom w:val="single" w:sz="12" w:space="0" w:color="666666"/>
            </w:tcBorders>
            <w:shd w:val="clear" w:color="auto" w:fill="FFFFFF"/>
            <w:vAlign w:val="center"/>
          </w:tcPr>
          <w:p w14:paraId="3B5B629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Classification</w:t>
            </w:r>
          </w:p>
        </w:tc>
        <w:tc>
          <w:tcPr>
            <w:tcW w:w="907" w:type="dxa"/>
            <w:tcBorders>
              <w:top w:val="single" w:sz="12" w:space="0" w:color="666666"/>
              <w:bottom w:val="single" w:sz="12" w:space="0" w:color="666666"/>
            </w:tcBorders>
            <w:shd w:val="clear" w:color="auto" w:fill="FFFFFF"/>
            <w:vAlign w:val="center"/>
          </w:tcPr>
          <w:p w14:paraId="3BE31ED7"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n</w:t>
            </w:r>
          </w:p>
        </w:tc>
      </w:tr>
      <w:tr w:rsidR="00B80E88" w14:paraId="5C5E1CDE" w14:textId="77777777">
        <w:trPr>
          <w:trHeight w:val="360"/>
          <w:jc w:val="center"/>
        </w:trPr>
        <w:tc>
          <w:tcPr>
            <w:tcW w:w="1736" w:type="dxa"/>
            <w:tcBorders>
              <w:top w:val="single" w:sz="12" w:space="0" w:color="666666"/>
            </w:tcBorders>
            <w:shd w:val="clear" w:color="auto" w:fill="FFFFFF"/>
          </w:tcPr>
          <w:p w14:paraId="3F697244"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tcBorders>
              <w:top w:val="single" w:sz="12" w:space="0" w:color="666666"/>
            </w:tcBorders>
            <w:shd w:val="clear" w:color="auto" w:fill="FFFFFF"/>
          </w:tcPr>
          <w:p w14:paraId="4B51834D"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T &lt; 38.5</w:t>
            </w:r>
          </w:p>
        </w:tc>
        <w:tc>
          <w:tcPr>
            <w:tcW w:w="3019" w:type="dxa"/>
            <w:tcBorders>
              <w:top w:val="single" w:sz="12" w:space="0" w:color="666666"/>
            </w:tcBorders>
            <w:shd w:val="clear" w:color="auto" w:fill="FFFFFF"/>
          </w:tcPr>
          <w:p w14:paraId="112710B2"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than 2 years ago*</w:t>
            </w:r>
          </w:p>
        </w:tc>
        <w:tc>
          <w:tcPr>
            <w:tcW w:w="1661" w:type="dxa"/>
            <w:tcBorders>
              <w:top w:val="single" w:sz="12" w:space="0" w:color="666666"/>
            </w:tcBorders>
            <w:shd w:val="clear" w:color="auto" w:fill="FFFFFF"/>
          </w:tcPr>
          <w:p w14:paraId="22B82979"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907" w:type="dxa"/>
            <w:tcBorders>
              <w:top w:val="single" w:sz="12" w:space="0" w:color="666666"/>
            </w:tcBorders>
            <w:shd w:val="clear" w:color="auto" w:fill="FFFFFF"/>
          </w:tcPr>
          <w:p w14:paraId="0E1BD24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237</w:t>
            </w:r>
          </w:p>
        </w:tc>
      </w:tr>
      <w:tr w:rsidR="00B80E88" w14:paraId="4CB7870F" w14:textId="77777777">
        <w:trPr>
          <w:trHeight w:val="360"/>
          <w:jc w:val="center"/>
        </w:trPr>
        <w:tc>
          <w:tcPr>
            <w:tcW w:w="1736" w:type="dxa"/>
            <w:shd w:val="clear" w:color="auto" w:fill="FFFFFF"/>
          </w:tcPr>
          <w:p w14:paraId="21866A42"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3CA7384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T &lt; 38.5</w:t>
            </w:r>
          </w:p>
        </w:tc>
        <w:tc>
          <w:tcPr>
            <w:tcW w:w="3019" w:type="dxa"/>
            <w:shd w:val="clear" w:color="auto" w:fill="FFFFFF"/>
          </w:tcPr>
          <w:p w14:paraId="7625B3A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Memory better or the same</w:t>
            </w:r>
          </w:p>
        </w:tc>
        <w:tc>
          <w:tcPr>
            <w:tcW w:w="1661" w:type="dxa"/>
            <w:shd w:val="clear" w:color="auto" w:fill="FFFFFF"/>
          </w:tcPr>
          <w:p w14:paraId="1F6A2E04"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47741E34"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487</w:t>
            </w:r>
          </w:p>
        </w:tc>
      </w:tr>
      <w:tr w:rsidR="00B80E88" w14:paraId="52A5BCF0" w14:textId="77777777">
        <w:trPr>
          <w:trHeight w:val="360"/>
          <w:jc w:val="center"/>
        </w:trPr>
        <w:tc>
          <w:tcPr>
            <w:tcW w:w="1736" w:type="dxa"/>
            <w:shd w:val="clear" w:color="auto" w:fill="FFFFFF"/>
          </w:tcPr>
          <w:p w14:paraId="37C51FF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2067440F"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38.5 ≤ T &lt; 46.5</w:t>
            </w:r>
          </w:p>
        </w:tc>
        <w:tc>
          <w:tcPr>
            <w:tcW w:w="3019" w:type="dxa"/>
            <w:shd w:val="clear" w:color="auto" w:fill="FFFFFF"/>
          </w:tcPr>
          <w:p w14:paraId="34AAAF5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than 2 years ago*</w:t>
            </w:r>
          </w:p>
        </w:tc>
        <w:tc>
          <w:tcPr>
            <w:tcW w:w="1661" w:type="dxa"/>
            <w:shd w:val="clear" w:color="auto" w:fill="FFFFFF"/>
          </w:tcPr>
          <w:p w14:paraId="1314954A"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17AFE9B7"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243</w:t>
            </w:r>
          </w:p>
        </w:tc>
      </w:tr>
      <w:tr w:rsidR="00B80E88" w14:paraId="0BA703A6" w14:textId="77777777">
        <w:trPr>
          <w:trHeight w:val="360"/>
          <w:jc w:val="center"/>
        </w:trPr>
        <w:tc>
          <w:tcPr>
            <w:tcW w:w="1736" w:type="dxa"/>
            <w:shd w:val="clear" w:color="auto" w:fill="FFFFFF"/>
          </w:tcPr>
          <w:p w14:paraId="3B4E2A84"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40C1CFF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38.5 ≤ T &lt; 46.5</w:t>
            </w:r>
          </w:p>
        </w:tc>
        <w:tc>
          <w:tcPr>
            <w:tcW w:w="3019" w:type="dxa"/>
            <w:shd w:val="clear" w:color="auto" w:fill="FFFFFF"/>
          </w:tcPr>
          <w:p w14:paraId="6652F6B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Memory better or the same</w:t>
            </w:r>
          </w:p>
        </w:tc>
        <w:tc>
          <w:tcPr>
            <w:tcW w:w="1661" w:type="dxa"/>
            <w:shd w:val="clear" w:color="auto" w:fill="FFFFFF"/>
          </w:tcPr>
          <w:p w14:paraId="17CEA93D"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shd w:val="clear" w:color="auto" w:fill="FFFFFF"/>
          </w:tcPr>
          <w:p w14:paraId="6E3F40D4"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592</w:t>
            </w:r>
          </w:p>
        </w:tc>
      </w:tr>
      <w:tr w:rsidR="00B80E88" w14:paraId="40C44779" w14:textId="77777777">
        <w:trPr>
          <w:trHeight w:val="360"/>
          <w:jc w:val="center"/>
        </w:trPr>
        <w:tc>
          <w:tcPr>
            <w:tcW w:w="1736" w:type="dxa"/>
            <w:shd w:val="clear" w:color="auto" w:fill="FFFFFF"/>
          </w:tcPr>
          <w:p w14:paraId="2143A9BC"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3BD34E24"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T ≥ 46.5</w:t>
            </w:r>
          </w:p>
        </w:tc>
        <w:tc>
          <w:tcPr>
            <w:tcW w:w="3019" w:type="dxa"/>
            <w:shd w:val="clear" w:color="auto" w:fill="FFFFFF"/>
          </w:tcPr>
          <w:p w14:paraId="3469817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Any</w:t>
            </w:r>
          </w:p>
        </w:tc>
        <w:tc>
          <w:tcPr>
            <w:tcW w:w="1661" w:type="dxa"/>
            <w:shd w:val="clear" w:color="auto" w:fill="FFFFFF"/>
          </w:tcPr>
          <w:p w14:paraId="4E976EAB"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shd w:val="clear" w:color="auto" w:fill="FFFFFF"/>
          </w:tcPr>
          <w:p w14:paraId="227D6CD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1,724</w:t>
            </w:r>
          </w:p>
        </w:tc>
      </w:tr>
      <w:tr w:rsidR="00B80E88" w14:paraId="7434E7D0" w14:textId="77777777">
        <w:trPr>
          <w:trHeight w:val="360"/>
          <w:jc w:val="center"/>
        </w:trPr>
        <w:tc>
          <w:tcPr>
            <w:tcW w:w="1736" w:type="dxa"/>
            <w:shd w:val="clear" w:color="auto" w:fill="FFFFFF"/>
          </w:tcPr>
          <w:p w14:paraId="44F6B39D"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shd w:val="clear" w:color="auto" w:fill="FFFFFF"/>
          </w:tcPr>
          <w:p w14:paraId="475572E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shd w:val="clear" w:color="auto" w:fill="FFFFFF"/>
          </w:tcPr>
          <w:p w14:paraId="34255B09"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IQCODE ≥ 3.4</w:t>
            </w:r>
          </w:p>
        </w:tc>
        <w:tc>
          <w:tcPr>
            <w:tcW w:w="1661" w:type="dxa"/>
            <w:shd w:val="clear" w:color="auto" w:fill="FFFFFF"/>
          </w:tcPr>
          <w:p w14:paraId="182249A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907" w:type="dxa"/>
            <w:shd w:val="clear" w:color="auto" w:fill="FFFFFF"/>
          </w:tcPr>
          <w:p w14:paraId="767150C7"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107</w:t>
            </w:r>
          </w:p>
        </w:tc>
      </w:tr>
      <w:tr w:rsidR="00B80E88" w14:paraId="066458DC" w14:textId="77777777">
        <w:trPr>
          <w:trHeight w:val="360"/>
          <w:jc w:val="center"/>
        </w:trPr>
        <w:tc>
          <w:tcPr>
            <w:tcW w:w="1736" w:type="dxa"/>
            <w:shd w:val="clear" w:color="auto" w:fill="FFFFFF"/>
          </w:tcPr>
          <w:p w14:paraId="2CAE0AA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shd w:val="clear" w:color="auto" w:fill="FFFFFF"/>
          </w:tcPr>
          <w:p w14:paraId="2BDA83E7"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shd w:val="clear" w:color="auto" w:fill="FFFFFF"/>
          </w:tcPr>
          <w:p w14:paraId="7902FE5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3.0 &lt; IQCODE &lt; 3.4</w:t>
            </w:r>
          </w:p>
        </w:tc>
        <w:tc>
          <w:tcPr>
            <w:tcW w:w="1661" w:type="dxa"/>
            <w:shd w:val="clear" w:color="auto" w:fill="FFFFFF"/>
          </w:tcPr>
          <w:p w14:paraId="02E4767A"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11A1C73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37</w:t>
            </w:r>
          </w:p>
        </w:tc>
      </w:tr>
      <w:tr w:rsidR="00B80E88" w14:paraId="6BDFB67C" w14:textId="77777777">
        <w:trPr>
          <w:trHeight w:val="360"/>
          <w:jc w:val="center"/>
        </w:trPr>
        <w:tc>
          <w:tcPr>
            <w:tcW w:w="1736" w:type="dxa"/>
            <w:tcBorders>
              <w:bottom w:val="single" w:sz="12" w:space="0" w:color="666666"/>
            </w:tcBorders>
            <w:shd w:val="clear" w:color="auto" w:fill="FFFFFF"/>
          </w:tcPr>
          <w:p w14:paraId="52B1AC2A"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tcBorders>
              <w:bottom w:val="single" w:sz="12" w:space="0" w:color="666666"/>
            </w:tcBorders>
            <w:shd w:val="clear" w:color="auto" w:fill="FFFFFF"/>
          </w:tcPr>
          <w:p w14:paraId="0526A299"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tcBorders>
              <w:bottom w:val="single" w:sz="12" w:space="0" w:color="666666"/>
            </w:tcBorders>
            <w:shd w:val="clear" w:color="auto" w:fill="FFFFFF"/>
          </w:tcPr>
          <w:p w14:paraId="36388B2B"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IQCODE ≤ 3.0</w:t>
            </w:r>
          </w:p>
        </w:tc>
        <w:tc>
          <w:tcPr>
            <w:tcW w:w="1661" w:type="dxa"/>
            <w:tcBorders>
              <w:bottom w:val="single" w:sz="12" w:space="0" w:color="666666"/>
            </w:tcBorders>
            <w:shd w:val="clear" w:color="auto" w:fill="FFFFFF"/>
          </w:tcPr>
          <w:p w14:paraId="323FC45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tcBorders>
              <w:bottom w:val="single" w:sz="12" w:space="0" w:color="666666"/>
            </w:tcBorders>
            <w:shd w:val="clear" w:color="auto" w:fill="FFFFFF"/>
          </w:tcPr>
          <w:p w14:paraId="535B2D25"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69</w:t>
            </w:r>
          </w:p>
        </w:tc>
      </w:tr>
      <w:tr w:rsidR="00B80E88" w14:paraId="4B1916C7" w14:textId="77777777">
        <w:trPr>
          <w:trHeight w:val="360"/>
          <w:jc w:val="center"/>
        </w:trPr>
        <w:tc>
          <w:tcPr>
            <w:tcW w:w="9360" w:type="dxa"/>
            <w:gridSpan w:val="5"/>
            <w:tcBorders>
              <w:top w:val="single" w:sz="12" w:space="0" w:color="666666"/>
            </w:tcBorders>
            <w:shd w:val="clear" w:color="auto" w:fill="FFFFFF"/>
            <w:vAlign w:val="center"/>
          </w:tcPr>
          <w:p w14:paraId="0068AF48" w14:textId="77777777" w:rsidR="00B80E88" w:rsidRDefault="00000000">
            <w:pPr>
              <w:spacing w:before="100" w:after="100"/>
              <w:ind w:left="100" w:right="100"/>
              <w:rPr>
                <w:rFonts w:eastAsia="Arial" w:cs="Arial"/>
                <w:color w:val="000000"/>
                <w:sz w:val="16"/>
                <w:szCs w:val="16"/>
              </w:rPr>
            </w:pPr>
            <w:r>
              <w:rPr>
                <w:rFonts w:eastAsia="Arial" w:cs="Arial"/>
                <w:color w:val="000000"/>
                <w:sz w:val="16"/>
                <w:szCs w:val="16"/>
              </w:rPr>
              <w:t>n: unweighted HRS-HCAP Wave 1 participants (N = 3,496; Normal 2,385, MCI 767, Dementia 344). T: demographically adjusted T score (mean 50, SD 10 in the HRS-HCAP robust normative sample). *Self-rated memory compared with 2 years ago (HRS item D102); don't know, refused, and not ascertained count as worse; missing values were singly imputed. IQCODE: 16-item Informant Questionnaire on Cognitive Decline in the Elderly, mean item score (1-5), asked in proxy interviews.</w:t>
            </w:r>
            <w:bookmarkStart w:id="6" w:name="step-4.-classification-rules"/>
            <w:bookmarkEnd w:id="6"/>
          </w:p>
        </w:tc>
      </w:tr>
    </w:tbl>
    <w:p w14:paraId="1C8B9DEC" w14:textId="77777777" w:rsidR="00B80E88" w:rsidRDefault="00000000">
      <w:pPr>
        <w:pStyle w:val="Heading2"/>
      </w:pPr>
      <w:r>
        <w:t>Agreement with the Manly-Jones algorithm in HRS-HCAP Wave 1</w:t>
      </w:r>
    </w:p>
    <w:p w14:paraId="33362F7E" w14:textId="77777777" w:rsidR="00B80E88" w:rsidRDefault="00000000">
      <w:pPr>
        <w:pStyle w:val="FirstParagraph"/>
      </w:pPr>
      <w:r>
        <w:t>We next examine the agreement of the core algorithm with the Manly-Jones classification and compare it with the agreement of the Langa-Weir classification, a widely used classification of cognitive status from HRS core data (Crimmins et al., 2011). For self-respondents, Langa-Weir sums immediate and delayed word recall (0 to 20), serial 7 subtraction (0 to 5), and backward counting (0 to 2) into a 27-point score, and classifies scores of 0 to 6 as dementia, 7 to 11 as cognitive impairment without dementia (CIND), and 12 to 27 as normal. For proxy interviews, it combines the proxy’s report of the respondent’s memory, limitations in instrumental activities of daily living, and the interviewer’s assessment of cognitive impairment into an 11-point score, with 6 or more classified as dementia and 3 to 5 as CIND (Crimmins et al., 2011, pp. i164, i166). The Langa-Weir cut points were chosen so that the HRS distribution of cognitive states matches the distribution estimated in the Aging, Demographics, and Memory Study (ADAMS), the same prevalence-matching logic we used in Step 3, but the Langa-Weir score is not adjusted for demographic characteristics. We treat CIND as the counterpart of MCI.</w:t>
      </w:r>
    </w:p>
    <w:p w14:paraId="40C8B690" w14:textId="77777777" w:rsidR="00B80E88" w:rsidRDefault="00000000">
      <w:pPr>
        <w:pStyle w:val="BodyText"/>
      </w:pPr>
      <w:r>
        <w:t xml:space="preserve">For the 3 classes, agreement of the core algorithm with the Manly-Jones algorithm was about the same as the agreement of Langa-Weir; for dementia versus not, it was lower than that of Langa-Weir (Table A4). The quadratic weighted kappa (Cohen, 1968) for the 3 classes was 0.50 for the core algorithm and 0.51 for Langa-Weir; for dementia versus not, kappa was 0.34 and 0.41. Of the weighted population the Manly-Jones algorithm classified as having dementia, the core algorithm classified 40% as having dementia and Langa-Weir classified 42%. Of those </w:t>
      </w:r>
      <w:r>
        <w:lastRenderedPageBreak/>
        <w:t>the core algorithm classified as having dementia, 40% had dementia by the Manly-Jones algorithm (Langa-Weir: 50%). Agreement between the core algorithm and Langa-Weir was 0.56 (3 classes) and 0.41 (dementia). Table A5 gives the weighted cross-classifications. Each kappa compares 2 classifications that both contain error, so these values describe agreement and not accuracy; agreement with clinical consensus diagnoses in HRS-HCAP is reported elsewhere (Farron et al., 2026).</w:t>
      </w:r>
    </w:p>
    <w:tbl>
      <w:tblPr>
        <w:tblW w:w="9360" w:type="dxa"/>
        <w:jc w:val="center"/>
        <w:tblLayout w:type="fixed"/>
        <w:tblCellMar>
          <w:left w:w="0" w:type="dxa"/>
          <w:right w:w="0" w:type="dxa"/>
        </w:tblCellMar>
        <w:tblLook w:val="0420" w:firstRow="1" w:lastRow="0" w:firstColumn="0" w:lastColumn="0" w:noHBand="0" w:noVBand="1"/>
      </w:tblPr>
      <w:tblGrid>
        <w:gridCol w:w="1509"/>
        <w:gridCol w:w="1226"/>
        <w:gridCol w:w="133"/>
        <w:gridCol w:w="1308"/>
        <w:gridCol w:w="504"/>
        <w:gridCol w:w="936"/>
        <w:gridCol w:w="875"/>
        <w:gridCol w:w="997"/>
        <w:gridCol w:w="815"/>
        <w:gridCol w:w="1057"/>
      </w:tblGrid>
      <w:tr w:rsidR="00B80E88" w14:paraId="65E0E83D" w14:textId="77777777">
        <w:trPr>
          <w:trHeight w:val="360"/>
          <w:tblHeader/>
          <w:jc w:val="center"/>
        </w:trPr>
        <w:tc>
          <w:tcPr>
            <w:tcW w:w="9360" w:type="dxa"/>
            <w:gridSpan w:val="10"/>
            <w:tcBorders>
              <w:top w:val="single" w:sz="12" w:space="0" w:color="666666"/>
              <w:bottom w:val="single" w:sz="12" w:space="0" w:color="666666"/>
            </w:tcBorders>
            <w:shd w:val="clear" w:color="auto" w:fill="FFFFFF"/>
            <w:vAlign w:val="center"/>
          </w:tcPr>
          <w:p w14:paraId="6F10783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Table A4. Agreement of the core algorithm and Langa-Weir with the Manly-Jones algorithm, HRS-HCAP Wave 1</w:t>
            </w:r>
          </w:p>
        </w:tc>
      </w:tr>
      <w:tr w:rsidR="00B80E88" w14:paraId="1A917312" w14:textId="77777777">
        <w:trPr>
          <w:trHeight w:val="360"/>
          <w:tblHeader/>
          <w:jc w:val="center"/>
        </w:trPr>
        <w:tc>
          <w:tcPr>
            <w:tcW w:w="2735" w:type="dxa"/>
            <w:gridSpan w:val="2"/>
            <w:tcBorders>
              <w:top w:val="single" w:sz="12" w:space="0" w:color="666666"/>
              <w:bottom w:val="single" w:sz="12" w:space="0" w:color="666666"/>
            </w:tcBorders>
            <w:shd w:val="clear" w:color="auto" w:fill="FFFFFF"/>
            <w:vAlign w:val="center"/>
          </w:tcPr>
          <w:p w14:paraId="003A5B95"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Comparison</w:t>
            </w:r>
          </w:p>
        </w:tc>
        <w:tc>
          <w:tcPr>
            <w:tcW w:w="1441" w:type="dxa"/>
            <w:gridSpan w:val="2"/>
            <w:tcBorders>
              <w:top w:val="single" w:sz="12" w:space="0" w:color="666666"/>
              <w:bottom w:val="single" w:sz="12" w:space="0" w:color="666666"/>
            </w:tcBorders>
            <w:shd w:val="clear" w:color="auto" w:fill="FFFFFF"/>
            <w:vAlign w:val="center"/>
          </w:tcPr>
          <w:p w14:paraId="59D81A6D"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 (quadratic)</w:t>
            </w:r>
          </w:p>
        </w:tc>
        <w:tc>
          <w:tcPr>
            <w:tcW w:w="1440" w:type="dxa"/>
            <w:gridSpan w:val="2"/>
            <w:tcBorders>
              <w:top w:val="single" w:sz="12" w:space="0" w:color="666666"/>
              <w:bottom w:val="single" w:sz="12" w:space="0" w:color="666666"/>
            </w:tcBorders>
            <w:shd w:val="clear" w:color="auto" w:fill="FFFFFF"/>
            <w:vAlign w:val="center"/>
          </w:tcPr>
          <w:p w14:paraId="527AA36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 vs. not</w:t>
            </w:r>
          </w:p>
        </w:tc>
        <w:tc>
          <w:tcPr>
            <w:tcW w:w="1872" w:type="dxa"/>
            <w:gridSpan w:val="2"/>
            <w:tcBorders>
              <w:top w:val="single" w:sz="12" w:space="0" w:color="666666"/>
              <w:bottom w:val="single" w:sz="12" w:space="0" w:color="666666"/>
            </w:tcBorders>
            <w:shd w:val="clear" w:color="auto" w:fill="FFFFFF"/>
            <w:vAlign w:val="center"/>
          </w:tcPr>
          <w:p w14:paraId="45DAE262"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dementia classified as dementia, %</w:t>
            </w:r>
          </w:p>
        </w:tc>
        <w:tc>
          <w:tcPr>
            <w:tcW w:w="1872" w:type="dxa"/>
            <w:gridSpan w:val="2"/>
            <w:tcBorders>
              <w:top w:val="single" w:sz="12" w:space="0" w:color="666666"/>
              <w:bottom w:val="single" w:sz="12" w:space="0" w:color="666666"/>
            </w:tcBorders>
            <w:shd w:val="clear" w:color="auto" w:fill="FFFFFF"/>
            <w:vAlign w:val="center"/>
          </w:tcPr>
          <w:p w14:paraId="792BA62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dementia that is Manly-Jones dementia, %</w:t>
            </w:r>
          </w:p>
        </w:tc>
      </w:tr>
      <w:tr w:rsidR="00B80E88" w14:paraId="21A8C5E9" w14:textId="77777777">
        <w:trPr>
          <w:trHeight w:val="360"/>
          <w:jc w:val="center"/>
        </w:trPr>
        <w:tc>
          <w:tcPr>
            <w:tcW w:w="2735" w:type="dxa"/>
            <w:gridSpan w:val="2"/>
            <w:tcBorders>
              <w:top w:val="single" w:sz="12" w:space="0" w:color="666666"/>
            </w:tcBorders>
            <w:shd w:val="clear" w:color="auto" w:fill="FFFFFF"/>
          </w:tcPr>
          <w:p w14:paraId="58F831A9"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 vs. Manly-Jones</w:t>
            </w:r>
          </w:p>
        </w:tc>
        <w:tc>
          <w:tcPr>
            <w:tcW w:w="1441" w:type="dxa"/>
            <w:gridSpan w:val="2"/>
            <w:tcBorders>
              <w:top w:val="single" w:sz="12" w:space="0" w:color="666666"/>
            </w:tcBorders>
            <w:shd w:val="clear" w:color="auto" w:fill="FFFFFF"/>
          </w:tcPr>
          <w:p w14:paraId="4495FC1B"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0.50</w:t>
            </w:r>
          </w:p>
        </w:tc>
        <w:tc>
          <w:tcPr>
            <w:tcW w:w="1440" w:type="dxa"/>
            <w:gridSpan w:val="2"/>
            <w:tcBorders>
              <w:top w:val="single" w:sz="12" w:space="0" w:color="666666"/>
            </w:tcBorders>
            <w:shd w:val="clear" w:color="auto" w:fill="FFFFFF"/>
          </w:tcPr>
          <w:p w14:paraId="48F57E3C"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0.34</w:t>
            </w:r>
          </w:p>
        </w:tc>
        <w:tc>
          <w:tcPr>
            <w:tcW w:w="1872" w:type="dxa"/>
            <w:gridSpan w:val="2"/>
            <w:tcBorders>
              <w:top w:val="single" w:sz="12" w:space="0" w:color="666666"/>
            </w:tcBorders>
            <w:shd w:val="clear" w:color="auto" w:fill="FFFFFF"/>
          </w:tcPr>
          <w:p w14:paraId="0CF8A94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40</w:t>
            </w:r>
          </w:p>
        </w:tc>
        <w:tc>
          <w:tcPr>
            <w:tcW w:w="1872" w:type="dxa"/>
            <w:gridSpan w:val="2"/>
            <w:tcBorders>
              <w:top w:val="single" w:sz="12" w:space="0" w:color="666666"/>
            </w:tcBorders>
            <w:shd w:val="clear" w:color="auto" w:fill="FFFFFF"/>
          </w:tcPr>
          <w:p w14:paraId="3A81D3D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40</w:t>
            </w:r>
          </w:p>
        </w:tc>
      </w:tr>
      <w:tr w:rsidR="00B80E88" w14:paraId="2651929A" w14:textId="77777777">
        <w:trPr>
          <w:trHeight w:val="360"/>
          <w:jc w:val="center"/>
        </w:trPr>
        <w:tc>
          <w:tcPr>
            <w:tcW w:w="2735" w:type="dxa"/>
            <w:gridSpan w:val="2"/>
            <w:shd w:val="clear" w:color="auto" w:fill="FFFFFF"/>
          </w:tcPr>
          <w:p w14:paraId="62BD373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Langa-Weir vs. Manly-Jones</w:t>
            </w:r>
          </w:p>
        </w:tc>
        <w:tc>
          <w:tcPr>
            <w:tcW w:w="1441" w:type="dxa"/>
            <w:gridSpan w:val="2"/>
            <w:shd w:val="clear" w:color="auto" w:fill="FFFFFF"/>
          </w:tcPr>
          <w:p w14:paraId="0FFBFBF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0.51</w:t>
            </w:r>
          </w:p>
        </w:tc>
        <w:tc>
          <w:tcPr>
            <w:tcW w:w="1440" w:type="dxa"/>
            <w:gridSpan w:val="2"/>
            <w:shd w:val="clear" w:color="auto" w:fill="FFFFFF"/>
          </w:tcPr>
          <w:p w14:paraId="50FE1B6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0.41</w:t>
            </w:r>
          </w:p>
        </w:tc>
        <w:tc>
          <w:tcPr>
            <w:tcW w:w="1872" w:type="dxa"/>
            <w:gridSpan w:val="2"/>
            <w:shd w:val="clear" w:color="auto" w:fill="FFFFFF"/>
          </w:tcPr>
          <w:p w14:paraId="3F6E351B"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42</w:t>
            </w:r>
          </w:p>
        </w:tc>
        <w:tc>
          <w:tcPr>
            <w:tcW w:w="1872" w:type="dxa"/>
            <w:gridSpan w:val="2"/>
            <w:shd w:val="clear" w:color="auto" w:fill="FFFFFF"/>
          </w:tcPr>
          <w:p w14:paraId="01F81BDD"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50</w:t>
            </w:r>
          </w:p>
        </w:tc>
      </w:tr>
      <w:tr w:rsidR="00B80E88" w14:paraId="3A499461" w14:textId="77777777">
        <w:trPr>
          <w:trHeight w:val="360"/>
          <w:jc w:val="center"/>
        </w:trPr>
        <w:tc>
          <w:tcPr>
            <w:tcW w:w="2735" w:type="dxa"/>
            <w:gridSpan w:val="2"/>
            <w:tcBorders>
              <w:bottom w:val="single" w:sz="12" w:space="0" w:color="666666"/>
            </w:tcBorders>
            <w:shd w:val="clear" w:color="auto" w:fill="FFFFFF"/>
          </w:tcPr>
          <w:p w14:paraId="2271E2F5"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 vs. Langa-Weir</w:t>
            </w:r>
          </w:p>
        </w:tc>
        <w:tc>
          <w:tcPr>
            <w:tcW w:w="1441" w:type="dxa"/>
            <w:gridSpan w:val="2"/>
            <w:tcBorders>
              <w:bottom w:val="single" w:sz="12" w:space="0" w:color="666666"/>
            </w:tcBorders>
            <w:shd w:val="clear" w:color="auto" w:fill="FFFFFF"/>
          </w:tcPr>
          <w:p w14:paraId="061CA6A7"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c>
          <w:tcPr>
            <w:tcW w:w="1440" w:type="dxa"/>
            <w:gridSpan w:val="2"/>
            <w:tcBorders>
              <w:bottom w:val="single" w:sz="12" w:space="0" w:color="666666"/>
            </w:tcBorders>
            <w:shd w:val="clear" w:color="auto" w:fill="FFFFFF"/>
          </w:tcPr>
          <w:p w14:paraId="1431F96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0.41</w:t>
            </w:r>
          </w:p>
        </w:tc>
        <w:tc>
          <w:tcPr>
            <w:tcW w:w="1872" w:type="dxa"/>
            <w:gridSpan w:val="2"/>
            <w:tcBorders>
              <w:bottom w:val="single" w:sz="12" w:space="0" w:color="666666"/>
            </w:tcBorders>
            <w:shd w:val="clear" w:color="auto" w:fill="FFFFFF"/>
          </w:tcPr>
          <w:p w14:paraId="5C38FE97"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1872" w:type="dxa"/>
            <w:gridSpan w:val="2"/>
            <w:tcBorders>
              <w:bottom w:val="single" w:sz="12" w:space="0" w:color="666666"/>
            </w:tcBorders>
            <w:shd w:val="clear" w:color="auto" w:fill="FFFFFF"/>
          </w:tcPr>
          <w:p w14:paraId="118BC67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r>
      <w:tr w:rsidR="00B80E88" w14:paraId="051D2EB2" w14:textId="77777777">
        <w:trPr>
          <w:trHeight w:val="360"/>
          <w:jc w:val="center"/>
        </w:trPr>
        <w:tc>
          <w:tcPr>
            <w:tcW w:w="9360" w:type="dxa"/>
            <w:gridSpan w:val="10"/>
            <w:tcBorders>
              <w:top w:val="single" w:sz="12" w:space="0" w:color="666666"/>
            </w:tcBorders>
            <w:shd w:val="clear" w:color="auto" w:fill="FFFFFF"/>
            <w:vAlign w:val="center"/>
          </w:tcPr>
          <w:p w14:paraId="33CE1C37" w14:textId="77777777" w:rsidR="00B80E88" w:rsidRDefault="00000000">
            <w:pPr>
              <w:spacing w:before="100" w:after="100"/>
              <w:ind w:left="100" w:right="100"/>
              <w:rPr>
                <w:rFonts w:eastAsia="Arial" w:cs="Arial"/>
                <w:color w:val="000000"/>
                <w:sz w:val="16"/>
                <w:szCs w:val="16"/>
              </w:rPr>
            </w:pPr>
            <w:r>
              <w:rPr>
                <w:rFonts w:eastAsia="Arial" w:cs="Arial"/>
                <w:color w:val="000000"/>
                <w:sz w:val="16"/>
                <w:szCs w:val="16"/>
              </w:rPr>
              <w:t>N = 3,496 HRS-HCAP Wave 1 participants with all 3 classifications; statistics weighted with HCAP16WGTR. Core algorithm and Langa-Weir use 2016 HRS core data; the Manly-Jones algorithm uses HRS-HCAP data. Kappa, 3-class: Normal, MCI, Dementia with quadratic weights (Cohen, 1968). The last 2 columns treat the Manly-Jones classification as the reference; n/a, not applicable.</w:t>
            </w:r>
          </w:p>
        </w:tc>
      </w:tr>
      <w:tr w:rsidR="00B80E88" w14:paraId="2EFE3197" w14:textId="77777777">
        <w:trPr>
          <w:trHeight w:val="360"/>
          <w:jc w:val="center"/>
        </w:trPr>
        <w:tc>
          <w:tcPr>
            <w:tcW w:w="9360" w:type="dxa"/>
            <w:gridSpan w:val="10"/>
            <w:tcBorders>
              <w:top w:val="single" w:sz="12" w:space="0" w:color="666666"/>
              <w:bottom w:val="single" w:sz="12" w:space="0" w:color="666666"/>
            </w:tcBorders>
            <w:shd w:val="clear" w:color="auto" w:fill="FFFFFF"/>
            <w:vAlign w:val="center"/>
          </w:tcPr>
          <w:p w14:paraId="4B95056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Table A5. Weighted cross-classification of the core algorithm and Langa-Weir with the Manly-Jones algorithm, HRS-HCAP Wave 1</w:t>
            </w:r>
          </w:p>
        </w:tc>
      </w:tr>
      <w:tr w:rsidR="00B80E88" w14:paraId="1713E427" w14:textId="77777777">
        <w:trPr>
          <w:trHeight w:val="360"/>
          <w:jc w:val="center"/>
        </w:trPr>
        <w:tc>
          <w:tcPr>
            <w:tcW w:w="1509" w:type="dxa"/>
            <w:tcBorders>
              <w:top w:val="single" w:sz="12" w:space="0" w:color="666666"/>
              <w:bottom w:val="single" w:sz="12" w:space="0" w:color="666666"/>
            </w:tcBorders>
            <w:shd w:val="clear" w:color="auto" w:fill="FFFFFF"/>
            <w:vAlign w:val="center"/>
          </w:tcPr>
          <w:p w14:paraId="68C14585"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w:t>
            </w:r>
          </w:p>
        </w:tc>
        <w:tc>
          <w:tcPr>
            <w:tcW w:w="1359" w:type="dxa"/>
            <w:gridSpan w:val="2"/>
            <w:tcBorders>
              <w:top w:val="single" w:sz="12" w:space="0" w:color="666666"/>
              <w:bottom w:val="single" w:sz="12" w:space="0" w:color="666666"/>
            </w:tcBorders>
            <w:shd w:val="clear" w:color="auto" w:fill="FFFFFF"/>
            <w:vAlign w:val="center"/>
          </w:tcPr>
          <w:p w14:paraId="5994ED1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1812" w:type="dxa"/>
            <w:gridSpan w:val="2"/>
            <w:tcBorders>
              <w:top w:val="single" w:sz="12" w:space="0" w:color="666666"/>
              <w:bottom w:val="single" w:sz="12" w:space="0" w:color="666666"/>
            </w:tcBorders>
            <w:shd w:val="clear" w:color="auto" w:fill="FFFFFF"/>
            <w:vAlign w:val="center"/>
          </w:tcPr>
          <w:p w14:paraId="415842CD"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Normal</w:t>
            </w:r>
          </w:p>
        </w:tc>
        <w:tc>
          <w:tcPr>
            <w:tcW w:w="1811" w:type="dxa"/>
            <w:gridSpan w:val="2"/>
            <w:tcBorders>
              <w:top w:val="single" w:sz="12" w:space="0" w:color="666666"/>
              <w:bottom w:val="single" w:sz="12" w:space="0" w:color="666666"/>
            </w:tcBorders>
            <w:shd w:val="clear" w:color="auto" w:fill="FFFFFF"/>
            <w:vAlign w:val="center"/>
          </w:tcPr>
          <w:p w14:paraId="72079C32"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MCI</w:t>
            </w:r>
          </w:p>
        </w:tc>
        <w:tc>
          <w:tcPr>
            <w:tcW w:w="1812" w:type="dxa"/>
            <w:gridSpan w:val="2"/>
            <w:tcBorders>
              <w:top w:val="single" w:sz="12" w:space="0" w:color="666666"/>
              <w:bottom w:val="single" w:sz="12" w:space="0" w:color="666666"/>
            </w:tcBorders>
            <w:shd w:val="clear" w:color="auto" w:fill="FFFFFF"/>
            <w:vAlign w:val="center"/>
          </w:tcPr>
          <w:p w14:paraId="29000F52"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Dementia</w:t>
            </w:r>
          </w:p>
        </w:tc>
        <w:tc>
          <w:tcPr>
            <w:tcW w:w="1057" w:type="dxa"/>
            <w:tcBorders>
              <w:top w:val="single" w:sz="12" w:space="0" w:color="666666"/>
              <w:bottom w:val="single" w:sz="12" w:space="0" w:color="666666"/>
            </w:tcBorders>
            <w:shd w:val="clear" w:color="auto" w:fill="FFFFFF"/>
            <w:vAlign w:val="center"/>
          </w:tcPr>
          <w:p w14:paraId="0258788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Total</w:t>
            </w:r>
          </w:p>
        </w:tc>
      </w:tr>
      <w:tr w:rsidR="00B80E88" w14:paraId="1B34909A" w14:textId="77777777">
        <w:trPr>
          <w:trHeight w:val="360"/>
          <w:jc w:val="center"/>
        </w:trPr>
        <w:tc>
          <w:tcPr>
            <w:tcW w:w="1509" w:type="dxa"/>
            <w:tcBorders>
              <w:top w:val="single" w:sz="12" w:space="0" w:color="666666"/>
            </w:tcBorders>
            <w:shd w:val="clear" w:color="auto" w:fill="FFFFFF"/>
          </w:tcPr>
          <w:p w14:paraId="7124663D"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gridSpan w:val="2"/>
            <w:tcBorders>
              <w:top w:val="single" w:sz="12" w:space="0" w:color="666666"/>
            </w:tcBorders>
            <w:shd w:val="clear" w:color="auto" w:fill="FFFFFF"/>
          </w:tcPr>
          <w:p w14:paraId="1C731A3D"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812" w:type="dxa"/>
            <w:gridSpan w:val="2"/>
            <w:tcBorders>
              <w:top w:val="single" w:sz="12" w:space="0" w:color="666666"/>
            </w:tcBorders>
            <w:shd w:val="clear" w:color="auto" w:fill="FFFFFF"/>
          </w:tcPr>
          <w:p w14:paraId="06C2552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28,842 (83%)</w:t>
            </w:r>
          </w:p>
        </w:tc>
        <w:tc>
          <w:tcPr>
            <w:tcW w:w="1811" w:type="dxa"/>
            <w:gridSpan w:val="2"/>
            <w:tcBorders>
              <w:top w:val="single" w:sz="12" w:space="0" w:color="666666"/>
            </w:tcBorders>
            <w:shd w:val="clear" w:color="auto" w:fill="FFFFFF"/>
          </w:tcPr>
          <w:p w14:paraId="684A6FF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4,941 (14%)</w:t>
            </w:r>
          </w:p>
        </w:tc>
        <w:tc>
          <w:tcPr>
            <w:tcW w:w="1812" w:type="dxa"/>
            <w:gridSpan w:val="2"/>
            <w:tcBorders>
              <w:top w:val="single" w:sz="12" w:space="0" w:color="666666"/>
            </w:tcBorders>
            <w:shd w:val="clear" w:color="auto" w:fill="FFFFFF"/>
          </w:tcPr>
          <w:p w14:paraId="0AB66805"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1,005 (3%)</w:t>
            </w:r>
          </w:p>
        </w:tc>
        <w:tc>
          <w:tcPr>
            <w:tcW w:w="1057" w:type="dxa"/>
            <w:tcBorders>
              <w:top w:val="single" w:sz="12" w:space="0" w:color="666666"/>
            </w:tcBorders>
            <w:shd w:val="clear" w:color="auto" w:fill="FFFFFF"/>
          </w:tcPr>
          <w:p w14:paraId="12C1430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34,788</w:t>
            </w:r>
          </w:p>
        </w:tc>
      </w:tr>
      <w:tr w:rsidR="00B80E88" w14:paraId="315235A9" w14:textId="77777777">
        <w:trPr>
          <w:trHeight w:val="360"/>
          <w:jc w:val="center"/>
        </w:trPr>
        <w:tc>
          <w:tcPr>
            <w:tcW w:w="1509" w:type="dxa"/>
            <w:shd w:val="clear" w:color="auto" w:fill="FFFFFF"/>
          </w:tcPr>
          <w:p w14:paraId="4A9C148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gridSpan w:val="2"/>
            <w:shd w:val="clear" w:color="auto" w:fill="FFFFFF"/>
          </w:tcPr>
          <w:p w14:paraId="60CB40F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812" w:type="dxa"/>
            <w:gridSpan w:val="2"/>
            <w:shd w:val="clear" w:color="auto" w:fill="FFFFFF"/>
          </w:tcPr>
          <w:p w14:paraId="70878AEF"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5,262 (49%)</w:t>
            </w:r>
          </w:p>
        </w:tc>
        <w:tc>
          <w:tcPr>
            <w:tcW w:w="1811" w:type="dxa"/>
            <w:gridSpan w:val="2"/>
            <w:shd w:val="clear" w:color="auto" w:fill="FFFFFF"/>
          </w:tcPr>
          <w:p w14:paraId="1AE9D8C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3,712 (35%)</w:t>
            </w:r>
          </w:p>
        </w:tc>
        <w:tc>
          <w:tcPr>
            <w:tcW w:w="1812" w:type="dxa"/>
            <w:gridSpan w:val="2"/>
            <w:shd w:val="clear" w:color="auto" w:fill="FFFFFF"/>
          </w:tcPr>
          <w:p w14:paraId="182F128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1,751 (16%)</w:t>
            </w:r>
          </w:p>
        </w:tc>
        <w:tc>
          <w:tcPr>
            <w:tcW w:w="1057" w:type="dxa"/>
            <w:shd w:val="clear" w:color="auto" w:fill="FFFFFF"/>
          </w:tcPr>
          <w:p w14:paraId="60E7A282"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10,725</w:t>
            </w:r>
          </w:p>
        </w:tc>
      </w:tr>
      <w:tr w:rsidR="00B80E88" w14:paraId="5117BA08" w14:textId="77777777">
        <w:trPr>
          <w:trHeight w:val="360"/>
          <w:jc w:val="center"/>
        </w:trPr>
        <w:tc>
          <w:tcPr>
            <w:tcW w:w="1509" w:type="dxa"/>
            <w:shd w:val="clear" w:color="auto" w:fill="FFFFFF"/>
          </w:tcPr>
          <w:p w14:paraId="39E1657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gridSpan w:val="2"/>
            <w:shd w:val="clear" w:color="auto" w:fill="FFFFFF"/>
          </w:tcPr>
          <w:p w14:paraId="16FE749A"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1812" w:type="dxa"/>
            <w:gridSpan w:val="2"/>
            <w:shd w:val="clear" w:color="auto" w:fill="FFFFFF"/>
          </w:tcPr>
          <w:p w14:paraId="3ACC00C7"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798 (17%)</w:t>
            </w:r>
          </w:p>
        </w:tc>
        <w:tc>
          <w:tcPr>
            <w:tcW w:w="1811" w:type="dxa"/>
            <w:gridSpan w:val="2"/>
            <w:shd w:val="clear" w:color="auto" w:fill="FFFFFF"/>
          </w:tcPr>
          <w:p w14:paraId="3F469B0C"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1,991 (43%)</w:t>
            </w:r>
          </w:p>
        </w:tc>
        <w:tc>
          <w:tcPr>
            <w:tcW w:w="1812" w:type="dxa"/>
            <w:gridSpan w:val="2"/>
            <w:shd w:val="clear" w:color="auto" w:fill="FFFFFF"/>
          </w:tcPr>
          <w:p w14:paraId="12B7038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1,831 (40%)</w:t>
            </w:r>
          </w:p>
        </w:tc>
        <w:tc>
          <w:tcPr>
            <w:tcW w:w="1057" w:type="dxa"/>
            <w:shd w:val="clear" w:color="auto" w:fill="FFFFFF"/>
          </w:tcPr>
          <w:p w14:paraId="120E7E8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4,620</w:t>
            </w:r>
          </w:p>
        </w:tc>
      </w:tr>
      <w:tr w:rsidR="00B80E88" w14:paraId="01C54C97" w14:textId="77777777">
        <w:trPr>
          <w:trHeight w:val="360"/>
          <w:jc w:val="center"/>
        </w:trPr>
        <w:tc>
          <w:tcPr>
            <w:tcW w:w="1509" w:type="dxa"/>
            <w:shd w:val="clear" w:color="auto" w:fill="FFFFFF"/>
          </w:tcPr>
          <w:p w14:paraId="1648B454"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gridSpan w:val="2"/>
            <w:shd w:val="clear" w:color="auto" w:fill="FFFFFF"/>
          </w:tcPr>
          <w:p w14:paraId="7E3AB1CF"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812" w:type="dxa"/>
            <w:gridSpan w:val="2"/>
            <w:shd w:val="clear" w:color="auto" w:fill="FFFFFF"/>
          </w:tcPr>
          <w:p w14:paraId="2CC4545A"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30,246 (87%)</w:t>
            </w:r>
          </w:p>
        </w:tc>
        <w:tc>
          <w:tcPr>
            <w:tcW w:w="1811" w:type="dxa"/>
            <w:gridSpan w:val="2"/>
            <w:shd w:val="clear" w:color="auto" w:fill="FFFFFF"/>
          </w:tcPr>
          <w:p w14:paraId="02E4C7C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4,091 (12%)</w:t>
            </w:r>
          </w:p>
        </w:tc>
        <w:tc>
          <w:tcPr>
            <w:tcW w:w="1812" w:type="dxa"/>
            <w:gridSpan w:val="2"/>
            <w:shd w:val="clear" w:color="auto" w:fill="FFFFFF"/>
          </w:tcPr>
          <w:p w14:paraId="1DD1EBC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450 (1%)</w:t>
            </w:r>
          </w:p>
        </w:tc>
        <w:tc>
          <w:tcPr>
            <w:tcW w:w="1057" w:type="dxa"/>
            <w:shd w:val="clear" w:color="auto" w:fill="FFFFFF"/>
          </w:tcPr>
          <w:p w14:paraId="194EDEC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34,788</w:t>
            </w:r>
          </w:p>
        </w:tc>
      </w:tr>
      <w:tr w:rsidR="00B80E88" w14:paraId="580E495F" w14:textId="77777777">
        <w:trPr>
          <w:trHeight w:val="360"/>
          <w:jc w:val="center"/>
        </w:trPr>
        <w:tc>
          <w:tcPr>
            <w:tcW w:w="1509" w:type="dxa"/>
            <w:shd w:val="clear" w:color="auto" w:fill="FFFFFF"/>
          </w:tcPr>
          <w:p w14:paraId="0917FD99"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gridSpan w:val="2"/>
            <w:shd w:val="clear" w:color="auto" w:fill="FFFFFF"/>
          </w:tcPr>
          <w:p w14:paraId="786887A9"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812" w:type="dxa"/>
            <w:gridSpan w:val="2"/>
            <w:shd w:val="clear" w:color="auto" w:fill="FFFFFF"/>
          </w:tcPr>
          <w:p w14:paraId="5D294E4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6,070 (57%)</w:t>
            </w:r>
          </w:p>
        </w:tc>
        <w:tc>
          <w:tcPr>
            <w:tcW w:w="1811" w:type="dxa"/>
            <w:gridSpan w:val="2"/>
            <w:shd w:val="clear" w:color="auto" w:fill="FFFFFF"/>
          </w:tcPr>
          <w:p w14:paraId="14ABE58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3,120 (29%)</w:t>
            </w:r>
          </w:p>
        </w:tc>
        <w:tc>
          <w:tcPr>
            <w:tcW w:w="1812" w:type="dxa"/>
            <w:gridSpan w:val="2"/>
            <w:shd w:val="clear" w:color="auto" w:fill="FFFFFF"/>
          </w:tcPr>
          <w:p w14:paraId="21909A8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1,535 (14%)</w:t>
            </w:r>
          </w:p>
        </w:tc>
        <w:tc>
          <w:tcPr>
            <w:tcW w:w="1057" w:type="dxa"/>
            <w:shd w:val="clear" w:color="auto" w:fill="FFFFFF"/>
          </w:tcPr>
          <w:p w14:paraId="4384C88B"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10,725</w:t>
            </w:r>
          </w:p>
        </w:tc>
      </w:tr>
      <w:tr w:rsidR="00B80E88" w14:paraId="3729F0C4" w14:textId="77777777">
        <w:trPr>
          <w:trHeight w:val="360"/>
          <w:jc w:val="center"/>
        </w:trPr>
        <w:tc>
          <w:tcPr>
            <w:tcW w:w="1509" w:type="dxa"/>
            <w:tcBorders>
              <w:bottom w:val="single" w:sz="12" w:space="0" w:color="666666"/>
            </w:tcBorders>
            <w:shd w:val="clear" w:color="auto" w:fill="FFFFFF"/>
          </w:tcPr>
          <w:p w14:paraId="3721A94A"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gridSpan w:val="2"/>
            <w:tcBorders>
              <w:bottom w:val="single" w:sz="12" w:space="0" w:color="666666"/>
            </w:tcBorders>
            <w:shd w:val="clear" w:color="auto" w:fill="FFFFFF"/>
          </w:tcPr>
          <w:p w14:paraId="2168455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1812" w:type="dxa"/>
            <w:gridSpan w:val="2"/>
            <w:tcBorders>
              <w:bottom w:val="single" w:sz="12" w:space="0" w:color="666666"/>
            </w:tcBorders>
            <w:shd w:val="clear" w:color="auto" w:fill="FFFFFF"/>
          </w:tcPr>
          <w:p w14:paraId="3837E834"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1,220 (26%)</w:t>
            </w:r>
          </w:p>
        </w:tc>
        <w:tc>
          <w:tcPr>
            <w:tcW w:w="1811" w:type="dxa"/>
            <w:gridSpan w:val="2"/>
            <w:tcBorders>
              <w:bottom w:val="single" w:sz="12" w:space="0" w:color="666666"/>
            </w:tcBorders>
            <w:shd w:val="clear" w:color="auto" w:fill="FFFFFF"/>
          </w:tcPr>
          <w:p w14:paraId="53D3DA12"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1,439 (31%)</w:t>
            </w:r>
          </w:p>
        </w:tc>
        <w:tc>
          <w:tcPr>
            <w:tcW w:w="1812" w:type="dxa"/>
            <w:gridSpan w:val="2"/>
            <w:tcBorders>
              <w:bottom w:val="single" w:sz="12" w:space="0" w:color="666666"/>
            </w:tcBorders>
            <w:shd w:val="clear" w:color="auto" w:fill="FFFFFF"/>
          </w:tcPr>
          <w:p w14:paraId="0161D3D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1,961 (42%)</w:t>
            </w:r>
          </w:p>
        </w:tc>
        <w:tc>
          <w:tcPr>
            <w:tcW w:w="1057" w:type="dxa"/>
            <w:tcBorders>
              <w:bottom w:val="single" w:sz="12" w:space="0" w:color="666666"/>
            </w:tcBorders>
            <w:shd w:val="clear" w:color="auto" w:fill="FFFFFF"/>
          </w:tcPr>
          <w:p w14:paraId="21077BED"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4,620</w:t>
            </w:r>
          </w:p>
        </w:tc>
      </w:tr>
      <w:tr w:rsidR="00B80E88" w14:paraId="12C39A9C" w14:textId="77777777">
        <w:trPr>
          <w:trHeight w:val="360"/>
          <w:jc w:val="center"/>
        </w:trPr>
        <w:tc>
          <w:tcPr>
            <w:tcW w:w="9360" w:type="dxa"/>
            <w:gridSpan w:val="10"/>
            <w:tcBorders>
              <w:top w:val="single" w:sz="12" w:space="0" w:color="666666"/>
            </w:tcBorders>
            <w:shd w:val="clear" w:color="auto" w:fill="FFFFFF"/>
            <w:vAlign w:val="center"/>
          </w:tcPr>
          <w:p w14:paraId="5F0660FC" w14:textId="77777777" w:rsidR="00B80E88" w:rsidRDefault="00000000">
            <w:pPr>
              <w:spacing w:before="100" w:after="100"/>
              <w:ind w:left="100" w:right="100"/>
              <w:rPr>
                <w:rFonts w:eastAsia="Arial" w:cs="Arial"/>
                <w:color w:val="000000"/>
                <w:sz w:val="16"/>
                <w:szCs w:val="16"/>
              </w:rPr>
            </w:pPr>
            <w:r>
              <w:rPr>
                <w:rFonts w:eastAsia="Arial" w:cs="Arial"/>
                <w:color w:val="000000"/>
                <w:sz w:val="16"/>
                <w:szCs w:val="16"/>
              </w:rPr>
              <w:t>Rows: Manly-Jones class (HRS-HCAP). Columns: comparator class (core algorithm or Langa-Weir) from 2016 HRS core data. Cell entries are survey-weighted population counts in thousands. Entries for fewer than 1,000 persons show two significant digits. Row percentages in parentheses. N = 3,496 participants with both classifications (HCAP16WGTR). Kappas are in Table A4.</w:t>
            </w:r>
          </w:p>
        </w:tc>
      </w:tr>
    </w:tbl>
    <w:p w14:paraId="750F1E32" w14:textId="77777777" w:rsidR="00B80E88" w:rsidRDefault="00000000">
      <w:pPr>
        <w:pStyle w:val="Heading2"/>
      </w:pPr>
      <w:r>
        <w:t>Application to the 2018, 2020, and 2022 core interviews</w:t>
      </w:r>
    </w:p>
    <w:p w14:paraId="600667F6" w14:textId="77777777" w:rsidR="00B80E88" w:rsidRDefault="00000000">
      <w:pPr>
        <w:pStyle w:val="FirstParagraph"/>
      </w:pPr>
      <w:r>
        <w:t>The fixed model, norms, and cut points were applied to every core interview of HRS-HCAP Wave 1 participants from 2016 to 2022 (Table A6). The number of classified person-waves fell from 3,496 in 2016 to 2,049 in 2022 as participants died or left the study, and the share classified from the IQCODE alone was 6.1% in 2016 and 6.9% in 2022.</w:t>
      </w:r>
    </w:p>
    <w:tbl>
      <w:tblPr>
        <w:tblW w:w="9360" w:type="dxa"/>
        <w:jc w:val="center"/>
        <w:tblLayout w:type="fixed"/>
        <w:tblCellMar>
          <w:left w:w="0" w:type="dxa"/>
          <w:right w:w="0" w:type="dxa"/>
        </w:tblCellMar>
        <w:tblLook w:val="0420" w:firstRow="1" w:lastRow="0" w:firstColumn="0" w:lastColumn="0" w:noHBand="0" w:noVBand="1"/>
      </w:tblPr>
      <w:tblGrid>
        <w:gridCol w:w="857"/>
        <w:gridCol w:w="1072"/>
        <w:gridCol w:w="1142"/>
        <w:gridCol w:w="1000"/>
        <w:gridCol w:w="1073"/>
        <w:gridCol w:w="1499"/>
        <w:gridCol w:w="1358"/>
        <w:gridCol w:w="1359"/>
      </w:tblGrid>
      <w:tr w:rsidR="00B80E88" w14:paraId="584B7B4D" w14:textId="77777777">
        <w:trPr>
          <w:trHeight w:val="360"/>
          <w:tblHeader/>
          <w:jc w:val="center"/>
        </w:trPr>
        <w:tc>
          <w:tcPr>
            <w:tcW w:w="9360" w:type="dxa"/>
            <w:gridSpan w:val="8"/>
            <w:tcBorders>
              <w:top w:val="single" w:sz="12" w:space="0" w:color="666666"/>
              <w:bottom w:val="single" w:sz="12" w:space="0" w:color="666666"/>
            </w:tcBorders>
            <w:shd w:val="clear" w:color="auto" w:fill="FFFFFF"/>
            <w:vAlign w:val="center"/>
          </w:tcPr>
          <w:p w14:paraId="70CF35AF"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A6. Core algorithm classifications of HRS-HCAP Wave 1 participants interviewed in the HRS core, 2016-2022</w:t>
            </w:r>
          </w:p>
        </w:tc>
      </w:tr>
      <w:tr w:rsidR="00B80E88" w14:paraId="41AF072C" w14:textId="77777777">
        <w:trPr>
          <w:trHeight w:val="360"/>
          <w:tblHeader/>
          <w:jc w:val="center"/>
        </w:trPr>
        <w:tc>
          <w:tcPr>
            <w:tcW w:w="857" w:type="dxa"/>
            <w:tcBorders>
              <w:top w:val="single" w:sz="12" w:space="0" w:color="666666"/>
              <w:bottom w:val="single" w:sz="12" w:space="0" w:color="666666"/>
            </w:tcBorders>
            <w:shd w:val="clear" w:color="auto" w:fill="FFFFFF"/>
            <w:vAlign w:val="center"/>
          </w:tcPr>
          <w:p w14:paraId="62C6150F"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Core wave</w:t>
            </w:r>
          </w:p>
        </w:tc>
        <w:tc>
          <w:tcPr>
            <w:tcW w:w="1072" w:type="dxa"/>
            <w:tcBorders>
              <w:top w:val="single" w:sz="12" w:space="0" w:color="666666"/>
              <w:bottom w:val="single" w:sz="12" w:space="0" w:color="666666"/>
            </w:tcBorders>
            <w:shd w:val="clear" w:color="auto" w:fill="FFFFFF"/>
            <w:vAlign w:val="center"/>
          </w:tcPr>
          <w:p w14:paraId="6422C35A"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Person-waves</w:t>
            </w:r>
          </w:p>
        </w:tc>
        <w:tc>
          <w:tcPr>
            <w:tcW w:w="1142" w:type="dxa"/>
            <w:tcBorders>
              <w:top w:val="single" w:sz="12" w:space="0" w:color="666666"/>
              <w:bottom w:val="single" w:sz="12" w:space="0" w:color="666666"/>
            </w:tcBorders>
            <w:shd w:val="clear" w:color="auto" w:fill="FFFFFF"/>
            <w:vAlign w:val="center"/>
          </w:tcPr>
          <w:p w14:paraId="24AD4AE9"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1000" w:type="dxa"/>
            <w:tcBorders>
              <w:top w:val="single" w:sz="12" w:space="0" w:color="666666"/>
              <w:bottom w:val="single" w:sz="12" w:space="0" w:color="666666"/>
            </w:tcBorders>
            <w:shd w:val="clear" w:color="auto" w:fill="FFFFFF"/>
            <w:vAlign w:val="center"/>
          </w:tcPr>
          <w:p w14:paraId="271F7FBF"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IQCODE only</w:t>
            </w:r>
          </w:p>
        </w:tc>
        <w:tc>
          <w:tcPr>
            <w:tcW w:w="1073" w:type="dxa"/>
            <w:tcBorders>
              <w:top w:val="single" w:sz="12" w:space="0" w:color="666666"/>
              <w:bottom w:val="single" w:sz="12" w:space="0" w:color="666666"/>
            </w:tcBorders>
            <w:shd w:val="clear" w:color="auto" w:fill="FFFFFF"/>
            <w:vAlign w:val="center"/>
          </w:tcPr>
          <w:p w14:paraId="7E749794"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Not classified</w:t>
            </w:r>
          </w:p>
        </w:tc>
        <w:tc>
          <w:tcPr>
            <w:tcW w:w="1499" w:type="dxa"/>
            <w:tcBorders>
              <w:top w:val="single" w:sz="12" w:space="0" w:color="666666"/>
              <w:bottom w:val="single" w:sz="12" w:space="0" w:color="666666"/>
            </w:tcBorders>
            <w:shd w:val="clear" w:color="auto" w:fill="FFFFFF"/>
            <w:vAlign w:val="center"/>
          </w:tcPr>
          <w:p w14:paraId="59E7F6C2"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358" w:type="dxa"/>
            <w:tcBorders>
              <w:top w:val="single" w:sz="12" w:space="0" w:color="666666"/>
              <w:bottom w:val="single" w:sz="12" w:space="0" w:color="666666"/>
            </w:tcBorders>
            <w:shd w:val="clear" w:color="auto" w:fill="FFFFFF"/>
            <w:vAlign w:val="center"/>
          </w:tcPr>
          <w:p w14:paraId="32F2633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359" w:type="dxa"/>
            <w:tcBorders>
              <w:top w:val="single" w:sz="12" w:space="0" w:color="666666"/>
              <w:bottom w:val="single" w:sz="12" w:space="0" w:color="666666"/>
            </w:tcBorders>
            <w:shd w:val="clear" w:color="auto" w:fill="FFFFFF"/>
            <w:vAlign w:val="center"/>
          </w:tcPr>
          <w:p w14:paraId="17D42C2A"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r>
      <w:tr w:rsidR="00B80E88" w14:paraId="101DB98C" w14:textId="77777777">
        <w:trPr>
          <w:trHeight w:val="360"/>
          <w:jc w:val="center"/>
        </w:trPr>
        <w:tc>
          <w:tcPr>
            <w:tcW w:w="857" w:type="dxa"/>
            <w:tcBorders>
              <w:top w:val="single" w:sz="12" w:space="0" w:color="666666"/>
            </w:tcBorders>
            <w:shd w:val="clear" w:color="auto" w:fill="FFFFFF"/>
          </w:tcPr>
          <w:p w14:paraId="72B2FA7F"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2016</w:t>
            </w:r>
          </w:p>
        </w:tc>
        <w:tc>
          <w:tcPr>
            <w:tcW w:w="1072" w:type="dxa"/>
            <w:tcBorders>
              <w:top w:val="single" w:sz="12" w:space="0" w:color="666666"/>
            </w:tcBorders>
            <w:shd w:val="clear" w:color="auto" w:fill="FFFFFF"/>
          </w:tcPr>
          <w:p w14:paraId="5740E055"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3,496</w:t>
            </w:r>
          </w:p>
        </w:tc>
        <w:tc>
          <w:tcPr>
            <w:tcW w:w="1142" w:type="dxa"/>
            <w:tcBorders>
              <w:top w:val="single" w:sz="12" w:space="0" w:color="666666"/>
            </w:tcBorders>
            <w:shd w:val="clear" w:color="auto" w:fill="FFFFFF"/>
          </w:tcPr>
          <w:p w14:paraId="6EEB030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3,283</w:t>
            </w:r>
          </w:p>
        </w:tc>
        <w:tc>
          <w:tcPr>
            <w:tcW w:w="1000" w:type="dxa"/>
            <w:tcBorders>
              <w:top w:val="single" w:sz="12" w:space="0" w:color="666666"/>
            </w:tcBorders>
            <w:shd w:val="clear" w:color="auto" w:fill="FFFFFF"/>
          </w:tcPr>
          <w:p w14:paraId="48DF2D4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213</w:t>
            </w:r>
          </w:p>
        </w:tc>
        <w:tc>
          <w:tcPr>
            <w:tcW w:w="1073" w:type="dxa"/>
            <w:tcBorders>
              <w:top w:val="single" w:sz="12" w:space="0" w:color="666666"/>
            </w:tcBorders>
            <w:shd w:val="clear" w:color="auto" w:fill="FFFFFF"/>
          </w:tcPr>
          <w:p w14:paraId="34D9F16A"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w:t>
            </w:r>
          </w:p>
        </w:tc>
        <w:tc>
          <w:tcPr>
            <w:tcW w:w="1499" w:type="dxa"/>
            <w:tcBorders>
              <w:top w:val="single" w:sz="12" w:space="0" w:color="666666"/>
            </w:tcBorders>
            <w:shd w:val="clear" w:color="auto" w:fill="FFFFFF"/>
          </w:tcPr>
          <w:p w14:paraId="280F2E7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2,385 (68.2%)</w:t>
            </w:r>
          </w:p>
        </w:tc>
        <w:tc>
          <w:tcPr>
            <w:tcW w:w="1358" w:type="dxa"/>
            <w:tcBorders>
              <w:top w:val="single" w:sz="12" w:space="0" w:color="666666"/>
            </w:tcBorders>
            <w:shd w:val="clear" w:color="auto" w:fill="FFFFFF"/>
          </w:tcPr>
          <w:p w14:paraId="6975BB6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767 (21.9%)</w:t>
            </w:r>
          </w:p>
        </w:tc>
        <w:tc>
          <w:tcPr>
            <w:tcW w:w="1359" w:type="dxa"/>
            <w:tcBorders>
              <w:top w:val="single" w:sz="12" w:space="0" w:color="666666"/>
            </w:tcBorders>
            <w:shd w:val="clear" w:color="auto" w:fill="FFFFFF"/>
          </w:tcPr>
          <w:p w14:paraId="64A45A0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344 (9.8%)</w:t>
            </w:r>
          </w:p>
        </w:tc>
      </w:tr>
      <w:tr w:rsidR="00B80E88" w14:paraId="526E6CF4" w14:textId="77777777">
        <w:trPr>
          <w:trHeight w:val="360"/>
          <w:jc w:val="center"/>
        </w:trPr>
        <w:tc>
          <w:tcPr>
            <w:tcW w:w="857" w:type="dxa"/>
            <w:shd w:val="clear" w:color="auto" w:fill="FFFFFF"/>
          </w:tcPr>
          <w:p w14:paraId="5F63F9E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072" w:type="dxa"/>
            <w:shd w:val="clear" w:color="auto" w:fill="FFFFFF"/>
          </w:tcPr>
          <w:p w14:paraId="197664FD"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2,989</w:t>
            </w:r>
          </w:p>
        </w:tc>
        <w:tc>
          <w:tcPr>
            <w:tcW w:w="1142" w:type="dxa"/>
            <w:shd w:val="clear" w:color="auto" w:fill="FFFFFF"/>
          </w:tcPr>
          <w:p w14:paraId="6E0D0A7C"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2,836</w:t>
            </w:r>
          </w:p>
        </w:tc>
        <w:tc>
          <w:tcPr>
            <w:tcW w:w="1000" w:type="dxa"/>
            <w:shd w:val="clear" w:color="auto" w:fill="FFFFFF"/>
          </w:tcPr>
          <w:p w14:paraId="0558295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152</w:t>
            </w:r>
          </w:p>
        </w:tc>
        <w:tc>
          <w:tcPr>
            <w:tcW w:w="1073" w:type="dxa"/>
            <w:shd w:val="clear" w:color="auto" w:fill="FFFFFF"/>
          </w:tcPr>
          <w:p w14:paraId="2235BC0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w:t>
            </w:r>
          </w:p>
        </w:tc>
        <w:tc>
          <w:tcPr>
            <w:tcW w:w="1499" w:type="dxa"/>
            <w:shd w:val="clear" w:color="auto" w:fill="FFFFFF"/>
          </w:tcPr>
          <w:p w14:paraId="027C1E5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2,135 (71.5%)</w:t>
            </w:r>
          </w:p>
        </w:tc>
        <w:tc>
          <w:tcPr>
            <w:tcW w:w="1358" w:type="dxa"/>
            <w:shd w:val="clear" w:color="auto" w:fill="FFFFFF"/>
          </w:tcPr>
          <w:p w14:paraId="6EA4740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606 (20.3%)</w:t>
            </w:r>
          </w:p>
        </w:tc>
        <w:tc>
          <w:tcPr>
            <w:tcW w:w="1359" w:type="dxa"/>
            <w:shd w:val="clear" w:color="auto" w:fill="FFFFFF"/>
          </w:tcPr>
          <w:p w14:paraId="3603FF85"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247 (8.3%)</w:t>
            </w:r>
          </w:p>
        </w:tc>
      </w:tr>
      <w:tr w:rsidR="00B80E88" w14:paraId="361052C6" w14:textId="77777777">
        <w:trPr>
          <w:trHeight w:val="360"/>
          <w:jc w:val="center"/>
        </w:trPr>
        <w:tc>
          <w:tcPr>
            <w:tcW w:w="857" w:type="dxa"/>
            <w:shd w:val="clear" w:color="auto" w:fill="FFFFFF"/>
          </w:tcPr>
          <w:p w14:paraId="7156AC19"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2020</w:t>
            </w:r>
          </w:p>
        </w:tc>
        <w:tc>
          <w:tcPr>
            <w:tcW w:w="1072" w:type="dxa"/>
            <w:shd w:val="clear" w:color="auto" w:fill="FFFFFF"/>
          </w:tcPr>
          <w:p w14:paraId="251524A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2,558</w:t>
            </w:r>
          </w:p>
        </w:tc>
        <w:tc>
          <w:tcPr>
            <w:tcW w:w="1142" w:type="dxa"/>
            <w:shd w:val="clear" w:color="auto" w:fill="FFFFFF"/>
          </w:tcPr>
          <w:p w14:paraId="372C185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2,380</w:t>
            </w:r>
          </w:p>
        </w:tc>
        <w:tc>
          <w:tcPr>
            <w:tcW w:w="1000" w:type="dxa"/>
            <w:shd w:val="clear" w:color="auto" w:fill="FFFFFF"/>
          </w:tcPr>
          <w:p w14:paraId="31ADF315"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178</w:t>
            </w:r>
          </w:p>
        </w:tc>
        <w:tc>
          <w:tcPr>
            <w:tcW w:w="1073" w:type="dxa"/>
            <w:shd w:val="clear" w:color="auto" w:fill="FFFFFF"/>
          </w:tcPr>
          <w:p w14:paraId="795338A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w:t>
            </w:r>
          </w:p>
        </w:tc>
        <w:tc>
          <w:tcPr>
            <w:tcW w:w="1499" w:type="dxa"/>
            <w:shd w:val="clear" w:color="auto" w:fill="FFFFFF"/>
          </w:tcPr>
          <w:p w14:paraId="08B2531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1,891 (73.9%)</w:t>
            </w:r>
          </w:p>
        </w:tc>
        <w:tc>
          <w:tcPr>
            <w:tcW w:w="1358" w:type="dxa"/>
            <w:shd w:val="clear" w:color="auto" w:fill="FFFFFF"/>
          </w:tcPr>
          <w:p w14:paraId="3C295D3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466 (18.2%)</w:t>
            </w:r>
          </w:p>
        </w:tc>
        <w:tc>
          <w:tcPr>
            <w:tcW w:w="1359" w:type="dxa"/>
            <w:shd w:val="clear" w:color="auto" w:fill="FFFFFF"/>
          </w:tcPr>
          <w:p w14:paraId="19E9B6A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201 (7.9%)</w:t>
            </w:r>
          </w:p>
        </w:tc>
      </w:tr>
      <w:tr w:rsidR="00B80E88" w14:paraId="1CFD2FA4" w14:textId="77777777">
        <w:trPr>
          <w:trHeight w:val="360"/>
          <w:jc w:val="center"/>
        </w:trPr>
        <w:tc>
          <w:tcPr>
            <w:tcW w:w="857" w:type="dxa"/>
            <w:tcBorders>
              <w:bottom w:val="single" w:sz="12" w:space="0" w:color="666666"/>
            </w:tcBorders>
            <w:shd w:val="clear" w:color="auto" w:fill="FFFFFF"/>
          </w:tcPr>
          <w:p w14:paraId="2B443B5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2022</w:t>
            </w:r>
          </w:p>
        </w:tc>
        <w:tc>
          <w:tcPr>
            <w:tcW w:w="1072" w:type="dxa"/>
            <w:tcBorders>
              <w:bottom w:val="single" w:sz="12" w:space="0" w:color="666666"/>
            </w:tcBorders>
            <w:shd w:val="clear" w:color="auto" w:fill="FFFFFF"/>
          </w:tcPr>
          <w:p w14:paraId="73A44D8B"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2,050</w:t>
            </w:r>
          </w:p>
        </w:tc>
        <w:tc>
          <w:tcPr>
            <w:tcW w:w="1142" w:type="dxa"/>
            <w:tcBorders>
              <w:bottom w:val="single" w:sz="12" w:space="0" w:color="666666"/>
            </w:tcBorders>
            <w:shd w:val="clear" w:color="auto" w:fill="FFFFFF"/>
          </w:tcPr>
          <w:p w14:paraId="013FB367"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1,907</w:t>
            </w:r>
          </w:p>
        </w:tc>
        <w:tc>
          <w:tcPr>
            <w:tcW w:w="1000" w:type="dxa"/>
            <w:tcBorders>
              <w:bottom w:val="single" w:sz="12" w:space="0" w:color="666666"/>
            </w:tcBorders>
            <w:shd w:val="clear" w:color="auto" w:fill="FFFFFF"/>
          </w:tcPr>
          <w:p w14:paraId="03D22B19"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142</w:t>
            </w:r>
          </w:p>
        </w:tc>
        <w:tc>
          <w:tcPr>
            <w:tcW w:w="1073" w:type="dxa"/>
            <w:tcBorders>
              <w:bottom w:val="single" w:sz="12" w:space="0" w:color="666666"/>
            </w:tcBorders>
            <w:shd w:val="clear" w:color="auto" w:fill="FFFFFF"/>
          </w:tcPr>
          <w:p w14:paraId="30CC05CC"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w:t>
            </w:r>
          </w:p>
        </w:tc>
        <w:tc>
          <w:tcPr>
            <w:tcW w:w="1499" w:type="dxa"/>
            <w:tcBorders>
              <w:bottom w:val="single" w:sz="12" w:space="0" w:color="666666"/>
            </w:tcBorders>
            <w:shd w:val="clear" w:color="auto" w:fill="FFFFFF"/>
          </w:tcPr>
          <w:p w14:paraId="1E072C6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1,468 (71.6%)</w:t>
            </w:r>
          </w:p>
        </w:tc>
        <w:tc>
          <w:tcPr>
            <w:tcW w:w="1358" w:type="dxa"/>
            <w:tcBorders>
              <w:bottom w:val="single" w:sz="12" w:space="0" w:color="666666"/>
            </w:tcBorders>
            <w:shd w:val="clear" w:color="auto" w:fill="FFFFFF"/>
          </w:tcPr>
          <w:p w14:paraId="1440347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380 (18.5%)</w:t>
            </w:r>
          </w:p>
        </w:tc>
        <w:tc>
          <w:tcPr>
            <w:tcW w:w="1359" w:type="dxa"/>
            <w:tcBorders>
              <w:bottom w:val="single" w:sz="12" w:space="0" w:color="666666"/>
            </w:tcBorders>
            <w:shd w:val="clear" w:color="auto" w:fill="FFFFFF"/>
          </w:tcPr>
          <w:p w14:paraId="7E2999C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201 (9.8%)</w:t>
            </w:r>
          </w:p>
        </w:tc>
      </w:tr>
      <w:tr w:rsidR="00B80E88" w14:paraId="3EE8A509" w14:textId="77777777">
        <w:trPr>
          <w:trHeight w:val="360"/>
          <w:jc w:val="center"/>
        </w:trPr>
        <w:tc>
          <w:tcPr>
            <w:tcW w:w="9360" w:type="dxa"/>
            <w:gridSpan w:val="8"/>
            <w:tcBorders>
              <w:top w:val="single" w:sz="12" w:space="0" w:color="666666"/>
            </w:tcBorders>
            <w:shd w:val="clear" w:color="auto" w:fill="FFFFFF"/>
            <w:vAlign w:val="center"/>
          </w:tcPr>
          <w:p w14:paraId="38195542" w14:textId="77777777" w:rsidR="00B80E88" w:rsidRDefault="00000000">
            <w:pPr>
              <w:spacing w:before="100" w:after="100"/>
              <w:ind w:left="100" w:right="100"/>
              <w:rPr>
                <w:rFonts w:eastAsia="Arial" w:cs="Arial"/>
                <w:color w:val="000000"/>
                <w:sz w:val="16"/>
                <w:szCs w:val="16"/>
              </w:rPr>
            </w:pPr>
            <w:r>
              <w:rPr>
                <w:rFonts w:eastAsia="Arial" w:cs="Arial"/>
                <w:color w:val="000000"/>
                <w:sz w:val="16"/>
                <w:szCs w:val="16"/>
              </w:rPr>
              <w:t>Unweighted counts of person-waves; percentages among classified person-waves. Not classified: no cognitive tests and no IQCODE. Number series was not administered in the 2018 core interview, so 2018 T scores rest on 7 items.</w:t>
            </w:r>
          </w:p>
        </w:tc>
      </w:tr>
    </w:tbl>
    <w:p w14:paraId="7E101EDC" w14:textId="77777777" w:rsidR="00B80E88" w:rsidRDefault="00000000">
      <w:pPr>
        <w:pStyle w:val="BodyText"/>
      </w:pPr>
      <w:r>
        <w:t xml:space="preserve">One wave departs from the others. Number series was not administered in the 2018 core interview (no 2018 respondent has a score), so 2018 EAP scores rest on 7 items. With less information, an EAP score is pulled further toward the population mean (Bock &amp; </w:t>
      </w:r>
      <w:proofErr w:type="spellStart"/>
      <w:r>
        <w:t>Mislevy</w:t>
      </w:r>
      <w:proofErr w:type="spellEnd"/>
      <w:r>
        <w:t>, 1982), which raises the scores of low performers and may classify fewer participants as impaired in 2018 than the same performance would produce in other waves. We did not re-norm the 7-item score. In the incidence analysis, 2018 is the last classified interview for participants who died or dropped out between the 2018 and 2020 interviews, and their final classification carries this bias.</w:t>
      </w:r>
    </w:p>
    <w:p w14:paraId="4B7CE0E5" w14:textId="77777777" w:rsidR="00B80E88" w:rsidRDefault="00000000">
      <w:pPr>
        <w:pStyle w:val="BodyText"/>
      </w:pPr>
      <w:r>
        <w:t>Figure A3 and Table A7 compare EAP scores of core respondents aged 65 or older in 2018 with those in 2016 and 2020, when number series was administered. The mean posterior standard deviation of the EAP score was 0.56 in 2018 and 0.49 in 2016 and 2020, and the standard deviation of the EAP scores was 0.85 and 0.89. Under the model, the variance of the EAP scores and the mean posterior variance sum to the factor variance of 1 (here 1.05 in 2018 and 1.03 in 2016 and 2020), so the larger posterior variance in 2018 appears as a narrower distribution of EAP scores. The lower quartile was -0.60 in 2018 and -0.65 in 2016 and 2020. The comparison also reflects differences in who was interviewed in each wave, so it describes the size of the effect rather than isolating it.</w:t>
      </w:r>
    </w:p>
    <w:p w14:paraId="10CC9E84" w14:textId="77777777" w:rsidR="00B80E88" w:rsidRDefault="00000000">
      <w:pPr>
        <w:pStyle w:val="CaptionedFigure"/>
      </w:pPr>
      <w:r>
        <w:rPr>
          <w:noProof/>
        </w:rPr>
        <w:lastRenderedPageBreak/>
        <w:drawing>
          <wp:inline distT="0" distB="0" distL="0" distR="0" wp14:anchorId="5AD1145B" wp14:editId="2206BB94">
            <wp:extent cx="5930900" cy="2917825"/>
            <wp:effectExtent l="0" t="0" r="0" b="0"/>
            <wp:docPr id="3" name="Image3" descr="Figure A3. Distribution of EAP factor scores among core respondents aged 65 or older with a nonzero wave weight, in waves with number series (2016 and 2020) and without it (2018). Scores come from the fixed 2016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A3. Distribution of EAP factor scores among core respondents aged 65 or older with a nonzero wave weight, in waves with number series (2016 and 2020) and without it (2018). Scores come from the fixed 2016 model."/>
                    <pic:cNvPicPr>
                      <a:picLocks noChangeAspect="1" noChangeArrowheads="1"/>
                    </pic:cNvPicPr>
                  </pic:nvPicPr>
                  <pic:blipFill>
                    <a:blip r:embed="rId8"/>
                    <a:stretch>
                      <a:fillRect/>
                    </a:stretch>
                  </pic:blipFill>
                  <pic:spPr bwMode="auto">
                    <a:xfrm>
                      <a:off x="0" y="0"/>
                      <a:ext cx="5930900" cy="2917825"/>
                    </a:xfrm>
                    <a:prstGeom prst="rect">
                      <a:avLst/>
                    </a:prstGeom>
                    <a:noFill/>
                  </pic:spPr>
                </pic:pic>
              </a:graphicData>
            </a:graphic>
          </wp:inline>
        </w:drawing>
      </w:r>
    </w:p>
    <w:p w14:paraId="14E9E1F5" w14:textId="77777777" w:rsidR="00B80E88" w:rsidRDefault="00000000">
      <w:pPr>
        <w:pStyle w:val="ImageCaption"/>
      </w:pPr>
      <w:r>
        <w:t>Figure A3. Distribution of EAP factor scores among core respondents aged 65 or older with a nonzero wave weight, in waves with number series (2016 and 2020) and without it (2018). Scores come from the fixed 2016 model.</w:t>
      </w:r>
    </w:p>
    <w:tbl>
      <w:tblPr>
        <w:tblW w:w="9360" w:type="dxa"/>
        <w:jc w:val="center"/>
        <w:tblLayout w:type="fixed"/>
        <w:tblCellMar>
          <w:left w:w="0" w:type="dxa"/>
          <w:right w:w="0" w:type="dxa"/>
        </w:tblCellMar>
        <w:tblLook w:val="0420" w:firstRow="1" w:lastRow="0" w:firstColumn="0" w:lastColumn="0" w:noHBand="0" w:noVBand="1"/>
      </w:tblPr>
      <w:tblGrid>
        <w:gridCol w:w="1296"/>
        <w:gridCol w:w="1008"/>
        <w:gridCol w:w="792"/>
        <w:gridCol w:w="720"/>
        <w:gridCol w:w="791"/>
        <w:gridCol w:w="720"/>
        <w:gridCol w:w="864"/>
        <w:gridCol w:w="864"/>
        <w:gridCol w:w="1080"/>
        <w:gridCol w:w="1225"/>
      </w:tblGrid>
      <w:tr w:rsidR="00B80E88" w14:paraId="47E3A77A" w14:textId="77777777">
        <w:trPr>
          <w:trHeight w:val="360"/>
          <w:tblHeader/>
          <w:jc w:val="center"/>
        </w:trPr>
        <w:tc>
          <w:tcPr>
            <w:tcW w:w="9360" w:type="dxa"/>
            <w:gridSpan w:val="10"/>
            <w:tcBorders>
              <w:top w:val="single" w:sz="12" w:space="0" w:color="666666"/>
              <w:bottom w:val="single" w:sz="12" w:space="0" w:color="666666"/>
            </w:tcBorders>
            <w:shd w:val="clear" w:color="auto" w:fill="FFFFFF"/>
            <w:vAlign w:val="center"/>
          </w:tcPr>
          <w:p w14:paraId="6B8E29BA"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Table A7. EAP factor scores in core waves with and without number series</w:t>
            </w:r>
          </w:p>
        </w:tc>
      </w:tr>
      <w:tr w:rsidR="00B80E88" w14:paraId="6DFA82C9" w14:textId="77777777">
        <w:trPr>
          <w:trHeight w:val="360"/>
          <w:tblHeader/>
          <w:jc w:val="center"/>
        </w:trPr>
        <w:tc>
          <w:tcPr>
            <w:tcW w:w="1296" w:type="dxa"/>
            <w:tcBorders>
              <w:top w:val="single" w:sz="12" w:space="0" w:color="666666"/>
              <w:bottom w:val="single" w:sz="12" w:space="0" w:color="666666"/>
            </w:tcBorders>
            <w:shd w:val="clear" w:color="auto" w:fill="FFFFFF"/>
            <w:vAlign w:val="center"/>
          </w:tcPr>
          <w:p w14:paraId="039CC42C"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Core waves</w:t>
            </w:r>
          </w:p>
        </w:tc>
        <w:tc>
          <w:tcPr>
            <w:tcW w:w="1008" w:type="dxa"/>
            <w:tcBorders>
              <w:top w:val="single" w:sz="12" w:space="0" w:color="666666"/>
              <w:bottom w:val="single" w:sz="12" w:space="0" w:color="666666"/>
            </w:tcBorders>
            <w:shd w:val="clear" w:color="auto" w:fill="FFFFFF"/>
            <w:vAlign w:val="center"/>
          </w:tcPr>
          <w:p w14:paraId="301E7F1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Person-waves</w:t>
            </w:r>
          </w:p>
        </w:tc>
        <w:tc>
          <w:tcPr>
            <w:tcW w:w="792" w:type="dxa"/>
            <w:tcBorders>
              <w:top w:val="single" w:sz="12" w:space="0" w:color="666666"/>
              <w:bottom w:val="single" w:sz="12" w:space="0" w:color="666666"/>
            </w:tcBorders>
            <w:shd w:val="clear" w:color="auto" w:fill="FFFFFF"/>
            <w:vAlign w:val="center"/>
          </w:tcPr>
          <w:p w14:paraId="1CFE443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Minimum</w:t>
            </w:r>
          </w:p>
        </w:tc>
        <w:tc>
          <w:tcPr>
            <w:tcW w:w="720" w:type="dxa"/>
            <w:tcBorders>
              <w:top w:val="single" w:sz="12" w:space="0" w:color="666666"/>
              <w:bottom w:val="single" w:sz="12" w:space="0" w:color="666666"/>
            </w:tcBorders>
            <w:shd w:val="clear" w:color="auto" w:fill="FFFFFF"/>
            <w:vAlign w:val="center"/>
          </w:tcPr>
          <w:p w14:paraId="618AAD1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Q1</w:t>
            </w:r>
          </w:p>
        </w:tc>
        <w:tc>
          <w:tcPr>
            <w:tcW w:w="791" w:type="dxa"/>
            <w:tcBorders>
              <w:top w:val="single" w:sz="12" w:space="0" w:color="666666"/>
              <w:bottom w:val="single" w:sz="12" w:space="0" w:color="666666"/>
            </w:tcBorders>
            <w:shd w:val="clear" w:color="auto" w:fill="FFFFFF"/>
            <w:vAlign w:val="center"/>
          </w:tcPr>
          <w:p w14:paraId="201E57E5"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Median</w:t>
            </w:r>
          </w:p>
        </w:tc>
        <w:tc>
          <w:tcPr>
            <w:tcW w:w="720" w:type="dxa"/>
            <w:tcBorders>
              <w:top w:val="single" w:sz="12" w:space="0" w:color="666666"/>
              <w:bottom w:val="single" w:sz="12" w:space="0" w:color="666666"/>
            </w:tcBorders>
            <w:shd w:val="clear" w:color="auto" w:fill="FFFFFF"/>
            <w:vAlign w:val="center"/>
          </w:tcPr>
          <w:p w14:paraId="471EA33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Q3</w:t>
            </w:r>
          </w:p>
        </w:tc>
        <w:tc>
          <w:tcPr>
            <w:tcW w:w="864" w:type="dxa"/>
            <w:tcBorders>
              <w:top w:val="single" w:sz="12" w:space="0" w:color="666666"/>
              <w:bottom w:val="single" w:sz="12" w:space="0" w:color="666666"/>
            </w:tcBorders>
            <w:shd w:val="clear" w:color="auto" w:fill="FFFFFF"/>
            <w:vAlign w:val="center"/>
          </w:tcPr>
          <w:p w14:paraId="7D674EB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Maximum</w:t>
            </w:r>
          </w:p>
        </w:tc>
        <w:tc>
          <w:tcPr>
            <w:tcW w:w="864" w:type="dxa"/>
            <w:tcBorders>
              <w:top w:val="single" w:sz="12" w:space="0" w:color="666666"/>
              <w:bottom w:val="single" w:sz="12" w:space="0" w:color="666666"/>
            </w:tcBorders>
            <w:shd w:val="clear" w:color="auto" w:fill="FFFFFF"/>
            <w:vAlign w:val="center"/>
          </w:tcPr>
          <w:p w14:paraId="7F4399F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SD of EAP</w:t>
            </w:r>
          </w:p>
        </w:tc>
        <w:tc>
          <w:tcPr>
            <w:tcW w:w="1080" w:type="dxa"/>
            <w:tcBorders>
              <w:top w:val="single" w:sz="12" w:space="0" w:color="666666"/>
              <w:bottom w:val="single" w:sz="12" w:space="0" w:color="666666"/>
            </w:tcBorders>
            <w:shd w:val="clear" w:color="auto" w:fill="FFFFFF"/>
            <w:vAlign w:val="center"/>
          </w:tcPr>
          <w:p w14:paraId="5F77AB7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Mean posterior SD</w:t>
            </w:r>
          </w:p>
        </w:tc>
        <w:tc>
          <w:tcPr>
            <w:tcW w:w="1225" w:type="dxa"/>
            <w:tcBorders>
              <w:top w:val="single" w:sz="12" w:space="0" w:color="666666"/>
              <w:bottom w:val="single" w:sz="12" w:space="0" w:color="666666"/>
            </w:tcBorders>
            <w:shd w:val="clear" w:color="auto" w:fill="FFFFFF"/>
            <w:vAlign w:val="center"/>
          </w:tcPr>
          <w:p w14:paraId="0CFA00B9" w14:textId="77777777" w:rsidR="00B80E88" w:rsidRDefault="00000000">
            <w:pPr>
              <w:keepNext/>
              <w:spacing w:before="100" w:after="100"/>
              <w:ind w:left="100" w:right="100"/>
              <w:rPr>
                <w:rFonts w:eastAsia="Arial" w:cs="Arial"/>
                <w:color w:val="000000"/>
                <w:sz w:val="16"/>
                <w:szCs w:val="16"/>
              </w:rPr>
            </w:pPr>
            <w:proofErr w:type="gramStart"/>
            <w:r>
              <w:rPr>
                <w:rFonts w:eastAsia="Arial" w:cs="Arial"/>
                <w:color w:val="000000"/>
                <w:sz w:val="16"/>
                <w:szCs w:val="16"/>
              </w:rPr>
              <w:t>Var(</w:t>
            </w:r>
            <w:proofErr w:type="gramEnd"/>
            <w:r>
              <w:rPr>
                <w:rFonts w:eastAsia="Arial" w:cs="Arial"/>
                <w:color w:val="000000"/>
                <w:sz w:val="16"/>
                <w:szCs w:val="16"/>
              </w:rPr>
              <w:t>EAP) + mean posterior variance</w:t>
            </w:r>
          </w:p>
        </w:tc>
      </w:tr>
      <w:tr w:rsidR="00B80E88" w14:paraId="46CED6B7" w14:textId="77777777">
        <w:trPr>
          <w:trHeight w:val="360"/>
          <w:jc w:val="center"/>
        </w:trPr>
        <w:tc>
          <w:tcPr>
            <w:tcW w:w="1296" w:type="dxa"/>
            <w:tcBorders>
              <w:top w:val="single" w:sz="12" w:space="0" w:color="666666"/>
            </w:tcBorders>
            <w:shd w:val="clear" w:color="auto" w:fill="FFFFFF"/>
          </w:tcPr>
          <w:p w14:paraId="3E78411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2016 and 2020</w:t>
            </w:r>
          </w:p>
        </w:tc>
        <w:tc>
          <w:tcPr>
            <w:tcW w:w="1008" w:type="dxa"/>
            <w:tcBorders>
              <w:top w:val="single" w:sz="12" w:space="0" w:color="666666"/>
            </w:tcBorders>
            <w:shd w:val="clear" w:color="auto" w:fill="FFFFFF"/>
          </w:tcPr>
          <w:p w14:paraId="26661B19"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17,518</w:t>
            </w:r>
          </w:p>
        </w:tc>
        <w:tc>
          <w:tcPr>
            <w:tcW w:w="792" w:type="dxa"/>
            <w:tcBorders>
              <w:top w:val="single" w:sz="12" w:space="0" w:color="666666"/>
            </w:tcBorders>
            <w:shd w:val="clear" w:color="auto" w:fill="FFFFFF"/>
          </w:tcPr>
          <w:p w14:paraId="362A5EB5"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-3.30</w:t>
            </w:r>
          </w:p>
        </w:tc>
        <w:tc>
          <w:tcPr>
            <w:tcW w:w="720" w:type="dxa"/>
            <w:tcBorders>
              <w:top w:val="single" w:sz="12" w:space="0" w:color="666666"/>
            </w:tcBorders>
            <w:shd w:val="clear" w:color="auto" w:fill="FFFFFF"/>
          </w:tcPr>
          <w:p w14:paraId="12800A5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-0.65</w:t>
            </w:r>
          </w:p>
        </w:tc>
        <w:tc>
          <w:tcPr>
            <w:tcW w:w="791" w:type="dxa"/>
            <w:tcBorders>
              <w:top w:val="single" w:sz="12" w:space="0" w:color="666666"/>
            </w:tcBorders>
            <w:shd w:val="clear" w:color="auto" w:fill="FFFFFF"/>
          </w:tcPr>
          <w:p w14:paraId="5518809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-0.02</w:t>
            </w:r>
          </w:p>
        </w:tc>
        <w:tc>
          <w:tcPr>
            <w:tcW w:w="720" w:type="dxa"/>
            <w:tcBorders>
              <w:top w:val="single" w:sz="12" w:space="0" w:color="666666"/>
            </w:tcBorders>
            <w:shd w:val="clear" w:color="auto" w:fill="FFFFFF"/>
          </w:tcPr>
          <w:p w14:paraId="280B1A45"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0.55</w:t>
            </w:r>
          </w:p>
        </w:tc>
        <w:tc>
          <w:tcPr>
            <w:tcW w:w="864" w:type="dxa"/>
            <w:tcBorders>
              <w:top w:val="single" w:sz="12" w:space="0" w:color="666666"/>
            </w:tcBorders>
            <w:shd w:val="clear" w:color="auto" w:fill="FFFFFF"/>
          </w:tcPr>
          <w:p w14:paraId="4CFB9FFC"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5.01</w:t>
            </w:r>
          </w:p>
        </w:tc>
        <w:tc>
          <w:tcPr>
            <w:tcW w:w="864" w:type="dxa"/>
            <w:tcBorders>
              <w:top w:val="single" w:sz="12" w:space="0" w:color="666666"/>
            </w:tcBorders>
            <w:shd w:val="clear" w:color="auto" w:fill="FFFFFF"/>
          </w:tcPr>
          <w:p w14:paraId="6C3554FF"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0.89</w:t>
            </w:r>
          </w:p>
        </w:tc>
        <w:tc>
          <w:tcPr>
            <w:tcW w:w="1080" w:type="dxa"/>
            <w:tcBorders>
              <w:top w:val="single" w:sz="12" w:space="0" w:color="666666"/>
            </w:tcBorders>
            <w:shd w:val="clear" w:color="auto" w:fill="FFFFFF"/>
          </w:tcPr>
          <w:p w14:paraId="550A9B4B"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0.49</w:t>
            </w:r>
          </w:p>
        </w:tc>
        <w:tc>
          <w:tcPr>
            <w:tcW w:w="1225" w:type="dxa"/>
            <w:tcBorders>
              <w:top w:val="single" w:sz="12" w:space="0" w:color="666666"/>
            </w:tcBorders>
            <w:shd w:val="clear" w:color="auto" w:fill="FFFFFF"/>
          </w:tcPr>
          <w:p w14:paraId="12F4723A"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1.03</w:t>
            </w:r>
          </w:p>
        </w:tc>
      </w:tr>
      <w:tr w:rsidR="00B80E88" w14:paraId="1779312C" w14:textId="77777777">
        <w:trPr>
          <w:trHeight w:val="360"/>
          <w:jc w:val="center"/>
        </w:trPr>
        <w:tc>
          <w:tcPr>
            <w:tcW w:w="1296" w:type="dxa"/>
            <w:tcBorders>
              <w:bottom w:val="single" w:sz="12" w:space="0" w:color="666666"/>
            </w:tcBorders>
            <w:shd w:val="clear" w:color="auto" w:fill="FFFFFF"/>
          </w:tcPr>
          <w:p w14:paraId="080FF47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008" w:type="dxa"/>
            <w:tcBorders>
              <w:bottom w:val="single" w:sz="12" w:space="0" w:color="666666"/>
            </w:tcBorders>
            <w:shd w:val="clear" w:color="auto" w:fill="FFFFFF"/>
          </w:tcPr>
          <w:p w14:paraId="67212AE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8,404</w:t>
            </w:r>
          </w:p>
        </w:tc>
        <w:tc>
          <w:tcPr>
            <w:tcW w:w="792" w:type="dxa"/>
            <w:tcBorders>
              <w:bottom w:val="single" w:sz="12" w:space="0" w:color="666666"/>
            </w:tcBorders>
            <w:shd w:val="clear" w:color="auto" w:fill="FFFFFF"/>
          </w:tcPr>
          <w:p w14:paraId="7E76CA6F"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-3.26</w:t>
            </w:r>
          </w:p>
        </w:tc>
        <w:tc>
          <w:tcPr>
            <w:tcW w:w="720" w:type="dxa"/>
            <w:tcBorders>
              <w:bottom w:val="single" w:sz="12" w:space="0" w:color="666666"/>
            </w:tcBorders>
            <w:shd w:val="clear" w:color="auto" w:fill="FFFFFF"/>
          </w:tcPr>
          <w:p w14:paraId="2E40F637"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791" w:type="dxa"/>
            <w:tcBorders>
              <w:bottom w:val="single" w:sz="12" w:space="0" w:color="666666"/>
            </w:tcBorders>
            <w:shd w:val="clear" w:color="auto" w:fill="FFFFFF"/>
          </w:tcPr>
          <w:p w14:paraId="0D32796B"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-0.03</w:t>
            </w:r>
          </w:p>
        </w:tc>
        <w:tc>
          <w:tcPr>
            <w:tcW w:w="720" w:type="dxa"/>
            <w:tcBorders>
              <w:bottom w:val="single" w:sz="12" w:space="0" w:color="666666"/>
            </w:tcBorders>
            <w:shd w:val="clear" w:color="auto" w:fill="FFFFFF"/>
          </w:tcPr>
          <w:p w14:paraId="6468C4C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0.59</w:t>
            </w:r>
          </w:p>
        </w:tc>
        <w:tc>
          <w:tcPr>
            <w:tcW w:w="864" w:type="dxa"/>
            <w:tcBorders>
              <w:bottom w:val="single" w:sz="12" w:space="0" w:color="666666"/>
            </w:tcBorders>
            <w:shd w:val="clear" w:color="auto" w:fill="FFFFFF"/>
          </w:tcPr>
          <w:p w14:paraId="2250F38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6.93</w:t>
            </w:r>
          </w:p>
        </w:tc>
        <w:tc>
          <w:tcPr>
            <w:tcW w:w="864" w:type="dxa"/>
            <w:tcBorders>
              <w:bottom w:val="single" w:sz="12" w:space="0" w:color="666666"/>
            </w:tcBorders>
            <w:shd w:val="clear" w:color="auto" w:fill="FFFFFF"/>
          </w:tcPr>
          <w:p w14:paraId="169AA27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0.85</w:t>
            </w:r>
          </w:p>
        </w:tc>
        <w:tc>
          <w:tcPr>
            <w:tcW w:w="1080" w:type="dxa"/>
            <w:tcBorders>
              <w:bottom w:val="single" w:sz="12" w:space="0" w:color="666666"/>
            </w:tcBorders>
            <w:shd w:val="clear" w:color="auto" w:fill="FFFFFF"/>
          </w:tcPr>
          <w:p w14:paraId="45565EDB"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c>
          <w:tcPr>
            <w:tcW w:w="1225" w:type="dxa"/>
            <w:tcBorders>
              <w:bottom w:val="single" w:sz="12" w:space="0" w:color="666666"/>
            </w:tcBorders>
            <w:shd w:val="clear" w:color="auto" w:fill="FFFFFF"/>
          </w:tcPr>
          <w:p w14:paraId="1D81CBE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1.05</w:t>
            </w:r>
          </w:p>
        </w:tc>
      </w:tr>
      <w:tr w:rsidR="00B80E88" w14:paraId="439D23CA" w14:textId="77777777">
        <w:trPr>
          <w:trHeight w:val="360"/>
          <w:jc w:val="center"/>
        </w:trPr>
        <w:tc>
          <w:tcPr>
            <w:tcW w:w="9360" w:type="dxa"/>
            <w:gridSpan w:val="10"/>
            <w:tcBorders>
              <w:top w:val="single" w:sz="12" w:space="0" w:color="666666"/>
            </w:tcBorders>
            <w:shd w:val="clear" w:color="auto" w:fill="FFFFFF"/>
            <w:vAlign w:val="center"/>
          </w:tcPr>
          <w:p w14:paraId="1F6011F2" w14:textId="77777777" w:rsidR="00B80E88" w:rsidRDefault="00000000">
            <w:pPr>
              <w:spacing w:before="100" w:after="100"/>
              <w:ind w:left="100" w:right="100"/>
              <w:rPr>
                <w:rFonts w:eastAsia="Arial" w:cs="Arial"/>
                <w:color w:val="000000"/>
                <w:sz w:val="16"/>
                <w:szCs w:val="16"/>
              </w:rPr>
            </w:pPr>
            <w:r>
              <w:rPr>
                <w:rFonts w:eastAsia="Arial" w:cs="Arial"/>
                <w:color w:val="000000"/>
                <w:sz w:val="16"/>
                <w:szCs w:val="16"/>
              </w:rPr>
              <w:t>Core respondents aged 65 or older with a nonzero wave weight and at least 1 cognitive item; unweighted. 2016 and 2020: number series administered; 2018: not administered. 2022 is omitted because number series is missing for most face-to-face interviews. Under the model, the variance of the EAP scores plus the mean posterior variance equals the factor variance (1), so a larger posterior SD implies a smaller spread of EAP scores (shrinkage toward the mean).</w:t>
            </w:r>
          </w:p>
        </w:tc>
      </w:tr>
    </w:tbl>
    <w:p w14:paraId="7E72E308" w14:textId="77777777" w:rsidR="00B80E88" w:rsidRDefault="00000000">
      <w:pPr>
        <w:pStyle w:val="BodyText"/>
      </w:pPr>
      <w:r>
        <w:t>Table A8 lists the number of core respondents aged 65 or older with a score on each test, by wave. Number series was present for 84% (weighted) of respondents in 2016, 86% in 2020, and 49% in 2022, and absent in 2018; the other tests were present for at least 78% of respondents in every wave.</w:t>
      </w:r>
    </w:p>
    <w:tbl>
      <w:tblPr>
        <w:tblW w:w="9360" w:type="dxa"/>
        <w:jc w:val="center"/>
        <w:tblLayout w:type="fixed"/>
        <w:tblCellMar>
          <w:left w:w="0" w:type="dxa"/>
          <w:right w:w="0" w:type="dxa"/>
        </w:tblCellMar>
        <w:tblLook w:val="0420" w:firstRow="1" w:lastRow="0" w:firstColumn="0" w:lastColumn="0" w:noHBand="0" w:noVBand="1"/>
      </w:tblPr>
      <w:tblGrid>
        <w:gridCol w:w="3024"/>
        <w:gridCol w:w="1583"/>
        <w:gridCol w:w="1584"/>
        <w:gridCol w:w="1585"/>
        <w:gridCol w:w="1584"/>
      </w:tblGrid>
      <w:tr w:rsidR="00B80E88" w14:paraId="00B69003" w14:textId="77777777">
        <w:trPr>
          <w:trHeight w:val="360"/>
          <w:tblHeader/>
          <w:jc w:val="center"/>
        </w:trPr>
        <w:tc>
          <w:tcPr>
            <w:tcW w:w="9360" w:type="dxa"/>
            <w:gridSpan w:val="5"/>
            <w:tcBorders>
              <w:top w:val="single" w:sz="12" w:space="0" w:color="666666"/>
              <w:bottom w:val="single" w:sz="12" w:space="0" w:color="666666"/>
            </w:tcBorders>
            <w:shd w:val="clear" w:color="auto" w:fill="FFFFFF"/>
            <w:vAlign w:val="center"/>
          </w:tcPr>
          <w:p w14:paraId="187CA444"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A8. Core cognitive tests with a score, by wave: number (weighted %)</w:t>
            </w:r>
          </w:p>
        </w:tc>
      </w:tr>
      <w:tr w:rsidR="00B80E88" w14:paraId="7392C4E0" w14:textId="77777777">
        <w:trPr>
          <w:trHeight w:val="360"/>
          <w:tblHeader/>
          <w:jc w:val="center"/>
        </w:trPr>
        <w:tc>
          <w:tcPr>
            <w:tcW w:w="3024" w:type="dxa"/>
            <w:tcBorders>
              <w:top w:val="single" w:sz="12" w:space="0" w:color="666666"/>
              <w:bottom w:val="single" w:sz="12" w:space="0" w:color="666666"/>
            </w:tcBorders>
            <w:shd w:val="clear" w:color="auto" w:fill="FFFFFF"/>
            <w:vAlign w:val="center"/>
          </w:tcPr>
          <w:p w14:paraId="76BF654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Test</w:t>
            </w:r>
          </w:p>
        </w:tc>
        <w:tc>
          <w:tcPr>
            <w:tcW w:w="1583" w:type="dxa"/>
            <w:tcBorders>
              <w:top w:val="single" w:sz="12" w:space="0" w:color="666666"/>
              <w:bottom w:val="single" w:sz="12" w:space="0" w:color="666666"/>
            </w:tcBorders>
            <w:shd w:val="clear" w:color="auto" w:fill="FFFFFF"/>
            <w:vAlign w:val="center"/>
          </w:tcPr>
          <w:p w14:paraId="279C683A"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2016</w:t>
            </w:r>
          </w:p>
        </w:tc>
        <w:tc>
          <w:tcPr>
            <w:tcW w:w="1584" w:type="dxa"/>
            <w:tcBorders>
              <w:top w:val="single" w:sz="12" w:space="0" w:color="666666"/>
              <w:bottom w:val="single" w:sz="12" w:space="0" w:color="666666"/>
            </w:tcBorders>
            <w:shd w:val="clear" w:color="auto" w:fill="FFFFFF"/>
            <w:vAlign w:val="center"/>
          </w:tcPr>
          <w:p w14:paraId="3657307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585" w:type="dxa"/>
            <w:tcBorders>
              <w:top w:val="single" w:sz="12" w:space="0" w:color="666666"/>
              <w:bottom w:val="single" w:sz="12" w:space="0" w:color="666666"/>
            </w:tcBorders>
            <w:shd w:val="clear" w:color="auto" w:fill="FFFFFF"/>
            <w:vAlign w:val="center"/>
          </w:tcPr>
          <w:p w14:paraId="49EA41C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2020</w:t>
            </w:r>
          </w:p>
        </w:tc>
        <w:tc>
          <w:tcPr>
            <w:tcW w:w="1584" w:type="dxa"/>
            <w:tcBorders>
              <w:top w:val="single" w:sz="12" w:space="0" w:color="666666"/>
              <w:bottom w:val="single" w:sz="12" w:space="0" w:color="666666"/>
            </w:tcBorders>
            <w:shd w:val="clear" w:color="auto" w:fill="FFFFFF"/>
            <w:vAlign w:val="center"/>
          </w:tcPr>
          <w:p w14:paraId="3AEB651C"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2022</w:t>
            </w:r>
          </w:p>
        </w:tc>
      </w:tr>
      <w:tr w:rsidR="00B80E88" w14:paraId="476C9520" w14:textId="77777777">
        <w:trPr>
          <w:trHeight w:val="360"/>
          <w:jc w:val="center"/>
        </w:trPr>
        <w:tc>
          <w:tcPr>
            <w:tcW w:w="3024" w:type="dxa"/>
            <w:tcBorders>
              <w:top w:val="single" w:sz="12" w:space="0" w:color="666666"/>
            </w:tcBorders>
            <w:shd w:val="clear" w:color="auto" w:fill="FFFFFF"/>
          </w:tcPr>
          <w:p w14:paraId="6097C02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Orientation to date</w:t>
            </w:r>
          </w:p>
        </w:tc>
        <w:tc>
          <w:tcPr>
            <w:tcW w:w="1583" w:type="dxa"/>
            <w:tcBorders>
              <w:top w:val="single" w:sz="12" w:space="0" w:color="666666"/>
            </w:tcBorders>
            <w:shd w:val="clear" w:color="auto" w:fill="FFFFFF"/>
          </w:tcPr>
          <w:p w14:paraId="38B499D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tcBorders>
              <w:top w:val="single" w:sz="12" w:space="0" w:color="666666"/>
            </w:tcBorders>
            <w:shd w:val="clear" w:color="auto" w:fill="FFFFFF"/>
          </w:tcPr>
          <w:p w14:paraId="037E09D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tcBorders>
              <w:top w:val="single" w:sz="12" w:space="0" w:color="666666"/>
            </w:tcBorders>
            <w:shd w:val="clear" w:color="auto" w:fill="FFFFFF"/>
          </w:tcPr>
          <w:p w14:paraId="154B92C9"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tcBorders>
              <w:top w:val="single" w:sz="12" w:space="0" w:color="666666"/>
            </w:tcBorders>
            <w:shd w:val="clear" w:color="auto" w:fill="FFFFFF"/>
          </w:tcPr>
          <w:p w14:paraId="0F4AE62A"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B80E88" w14:paraId="1E8597E8" w14:textId="77777777">
        <w:trPr>
          <w:trHeight w:val="360"/>
          <w:jc w:val="center"/>
        </w:trPr>
        <w:tc>
          <w:tcPr>
            <w:tcW w:w="3024" w:type="dxa"/>
            <w:shd w:val="clear" w:color="auto" w:fill="FFFFFF"/>
          </w:tcPr>
          <w:p w14:paraId="2BA1CB7C"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Animal naming</w:t>
            </w:r>
          </w:p>
        </w:tc>
        <w:tc>
          <w:tcPr>
            <w:tcW w:w="1583" w:type="dxa"/>
            <w:shd w:val="clear" w:color="auto" w:fill="FFFFFF"/>
          </w:tcPr>
          <w:p w14:paraId="79082C3C"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9,092 (94.2%)</w:t>
            </w:r>
          </w:p>
        </w:tc>
        <w:tc>
          <w:tcPr>
            <w:tcW w:w="1584" w:type="dxa"/>
            <w:shd w:val="clear" w:color="auto" w:fill="FFFFFF"/>
          </w:tcPr>
          <w:p w14:paraId="4995F1FB"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7,404 (82.0%)</w:t>
            </w:r>
          </w:p>
        </w:tc>
        <w:tc>
          <w:tcPr>
            <w:tcW w:w="1585" w:type="dxa"/>
            <w:shd w:val="clear" w:color="auto" w:fill="FFFFFF"/>
          </w:tcPr>
          <w:p w14:paraId="1871118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7,218 (78.3%)</w:t>
            </w:r>
          </w:p>
        </w:tc>
        <w:tc>
          <w:tcPr>
            <w:tcW w:w="1584" w:type="dxa"/>
            <w:shd w:val="clear" w:color="auto" w:fill="FFFFFF"/>
          </w:tcPr>
          <w:p w14:paraId="44B9949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6,716 (79.0%)</w:t>
            </w:r>
          </w:p>
        </w:tc>
      </w:tr>
      <w:tr w:rsidR="00B80E88" w14:paraId="69EAEFCE" w14:textId="77777777">
        <w:trPr>
          <w:trHeight w:val="360"/>
          <w:jc w:val="center"/>
        </w:trPr>
        <w:tc>
          <w:tcPr>
            <w:tcW w:w="3024" w:type="dxa"/>
            <w:shd w:val="clear" w:color="auto" w:fill="FFFFFF"/>
          </w:tcPr>
          <w:p w14:paraId="0621643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Object naming</w:t>
            </w:r>
          </w:p>
        </w:tc>
        <w:tc>
          <w:tcPr>
            <w:tcW w:w="1583" w:type="dxa"/>
            <w:shd w:val="clear" w:color="auto" w:fill="FFFFFF"/>
          </w:tcPr>
          <w:p w14:paraId="4A0E7004"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shd w:val="clear" w:color="auto" w:fill="FFFFFF"/>
          </w:tcPr>
          <w:p w14:paraId="26EC21B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shd w:val="clear" w:color="auto" w:fill="FFFFFF"/>
          </w:tcPr>
          <w:p w14:paraId="4BD668A2"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shd w:val="clear" w:color="auto" w:fill="FFFFFF"/>
          </w:tcPr>
          <w:p w14:paraId="7B78F20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B80E88" w14:paraId="6B37954B" w14:textId="77777777">
        <w:trPr>
          <w:trHeight w:val="360"/>
          <w:jc w:val="center"/>
        </w:trPr>
        <w:tc>
          <w:tcPr>
            <w:tcW w:w="3024" w:type="dxa"/>
            <w:shd w:val="clear" w:color="auto" w:fill="FFFFFF"/>
          </w:tcPr>
          <w:p w14:paraId="74FEA14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President and Vice President</w:t>
            </w:r>
          </w:p>
        </w:tc>
        <w:tc>
          <w:tcPr>
            <w:tcW w:w="1583" w:type="dxa"/>
            <w:shd w:val="clear" w:color="auto" w:fill="FFFFFF"/>
          </w:tcPr>
          <w:p w14:paraId="677D184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9,157 (94.8%)</w:t>
            </w:r>
          </w:p>
        </w:tc>
        <w:tc>
          <w:tcPr>
            <w:tcW w:w="1584" w:type="dxa"/>
            <w:shd w:val="clear" w:color="auto" w:fill="FFFFFF"/>
          </w:tcPr>
          <w:p w14:paraId="4519113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shd w:val="clear" w:color="auto" w:fill="FFFFFF"/>
          </w:tcPr>
          <w:p w14:paraId="6DB6586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shd w:val="clear" w:color="auto" w:fill="FFFFFF"/>
          </w:tcPr>
          <w:p w14:paraId="07693C3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B80E88" w14:paraId="648A45E1" w14:textId="77777777">
        <w:trPr>
          <w:trHeight w:val="360"/>
          <w:jc w:val="center"/>
        </w:trPr>
        <w:tc>
          <w:tcPr>
            <w:tcW w:w="3024" w:type="dxa"/>
            <w:shd w:val="clear" w:color="auto" w:fill="FFFFFF"/>
          </w:tcPr>
          <w:p w14:paraId="4E67487E"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Delayed word recall</w:t>
            </w:r>
          </w:p>
        </w:tc>
        <w:tc>
          <w:tcPr>
            <w:tcW w:w="1583" w:type="dxa"/>
            <w:shd w:val="clear" w:color="auto" w:fill="FFFFFF"/>
          </w:tcPr>
          <w:p w14:paraId="6B54F957"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9,094 (94.1%)</w:t>
            </w:r>
          </w:p>
        </w:tc>
        <w:tc>
          <w:tcPr>
            <w:tcW w:w="1584" w:type="dxa"/>
            <w:shd w:val="clear" w:color="auto" w:fill="FFFFFF"/>
          </w:tcPr>
          <w:p w14:paraId="35EE6A34"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7,493 (82.9%)</w:t>
            </w:r>
          </w:p>
        </w:tc>
        <w:tc>
          <w:tcPr>
            <w:tcW w:w="1585" w:type="dxa"/>
            <w:shd w:val="clear" w:color="auto" w:fill="FFFFFF"/>
          </w:tcPr>
          <w:p w14:paraId="166D207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7,157 (77.5%)</w:t>
            </w:r>
          </w:p>
        </w:tc>
        <w:tc>
          <w:tcPr>
            <w:tcW w:w="1584" w:type="dxa"/>
            <w:shd w:val="clear" w:color="auto" w:fill="FFFFFF"/>
          </w:tcPr>
          <w:p w14:paraId="73823077"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6,641 (78.1%)</w:t>
            </w:r>
          </w:p>
        </w:tc>
      </w:tr>
      <w:tr w:rsidR="00B80E88" w14:paraId="074BC3EC" w14:textId="77777777">
        <w:trPr>
          <w:trHeight w:val="360"/>
          <w:jc w:val="center"/>
        </w:trPr>
        <w:tc>
          <w:tcPr>
            <w:tcW w:w="3024" w:type="dxa"/>
            <w:shd w:val="clear" w:color="auto" w:fill="FFFFFF"/>
          </w:tcPr>
          <w:p w14:paraId="27A7C44C"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Number series</w:t>
            </w:r>
          </w:p>
        </w:tc>
        <w:tc>
          <w:tcPr>
            <w:tcW w:w="1583" w:type="dxa"/>
            <w:shd w:val="clear" w:color="auto" w:fill="FFFFFF"/>
          </w:tcPr>
          <w:p w14:paraId="6A225F3D"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7,875 (84.2%)</w:t>
            </w:r>
          </w:p>
        </w:tc>
        <w:tc>
          <w:tcPr>
            <w:tcW w:w="1584" w:type="dxa"/>
            <w:shd w:val="clear" w:color="auto" w:fill="FFFFFF"/>
          </w:tcPr>
          <w:p w14:paraId="43AC99E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0 (0.0%)</w:t>
            </w:r>
          </w:p>
        </w:tc>
        <w:tc>
          <w:tcPr>
            <w:tcW w:w="1585" w:type="dxa"/>
            <w:shd w:val="clear" w:color="auto" w:fill="FFFFFF"/>
          </w:tcPr>
          <w:p w14:paraId="4F9803BC"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7,274 (85.8%)</w:t>
            </w:r>
          </w:p>
        </w:tc>
        <w:tc>
          <w:tcPr>
            <w:tcW w:w="1584" w:type="dxa"/>
            <w:shd w:val="clear" w:color="auto" w:fill="FFFFFF"/>
          </w:tcPr>
          <w:p w14:paraId="15D42994"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3,897 (49.4%)</w:t>
            </w:r>
          </w:p>
        </w:tc>
      </w:tr>
      <w:tr w:rsidR="00B80E88" w14:paraId="5A13C8C8" w14:textId="77777777">
        <w:trPr>
          <w:trHeight w:val="360"/>
          <w:jc w:val="center"/>
        </w:trPr>
        <w:tc>
          <w:tcPr>
            <w:tcW w:w="3024" w:type="dxa"/>
            <w:shd w:val="clear" w:color="auto" w:fill="FFFFFF"/>
          </w:tcPr>
          <w:p w14:paraId="00A7EE35"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Serial 7 subtraction</w:t>
            </w:r>
          </w:p>
        </w:tc>
        <w:tc>
          <w:tcPr>
            <w:tcW w:w="1583" w:type="dxa"/>
            <w:shd w:val="clear" w:color="auto" w:fill="FFFFFF"/>
          </w:tcPr>
          <w:p w14:paraId="456A26F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shd w:val="clear" w:color="auto" w:fill="FFFFFF"/>
          </w:tcPr>
          <w:p w14:paraId="1464D488"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8,404 (95.7%)</w:t>
            </w:r>
          </w:p>
        </w:tc>
        <w:tc>
          <w:tcPr>
            <w:tcW w:w="1585" w:type="dxa"/>
            <w:shd w:val="clear" w:color="auto" w:fill="FFFFFF"/>
          </w:tcPr>
          <w:p w14:paraId="7B3A105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8,360 (94.8%)</w:t>
            </w:r>
          </w:p>
        </w:tc>
        <w:tc>
          <w:tcPr>
            <w:tcW w:w="1584" w:type="dxa"/>
            <w:shd w:val="clear" w:color="auto" w:fill="FFFFFF"/>
          </w:tcPr>
          <w:p w14:paraId="7D91B683"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7,759 (95.4%)</w:t>
            </w:r>
          </w:p>
        </w:tc>
      </w:tr>
      <w:tr w:rsidR="00B80E88" w14:paraId="662D0882" w14:textId="77777777">
        <w:trPr>
          <w:trHeight w:val="360"/>
          <w:jc w:val="center"/>
        </w:trPr>
        <w:tc>
          <w:tcPr>
            <w:tcW w:w="3024" w:type="dxa"/>
            <w:shd w:val="clear" w:color="auto" w:fill="FFFFFF"/>
          </w:tcPr>
          <w:p w14:paraId="440A90F9"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Backward counting from 20</w:t>
            </w:r>
          </w:p>
        </w:tc>
        <w:tc>
          <w:tcPr>
            <w:tcW w:w="1583" w:type="dxa"/>
            <w:shd w:val="clear" w:color="auto" w:fill="FFFFFF"/>
          </w:tcPr>
          <w:p w14:paraId="64688502"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9,121 (94.5%)</w:t>
            </w:r>
          </w:p>
        </w:tc>
        <w:tc>
          <w:tcPr>
            <w:tcW w:w="1584" w:type="dxa"/>
            <w:shd w:val="clear" w:color="auto" w:fill="FFFFFF"/>
          </w:tcPr>
          <w:p w14:paraId="18C394CA"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7,535 (83.4%)</w:t>
            </w:r>
          </w:p>
        </w:tc>
        <w:tc>
          <w:tcPr>
            <w:tcW w:w="1585" w:type="dxa"/>
            <w:shd w:val="clear" w:color="auto" w:fill="FFFFFF"/>
          </w:tcPr>
          <w:p w14:paraId="222FD4EA"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7,194 (77.9%)</w:t>
            </w:r>
          </w:p>
        </w:tc>
        <w:tc>
          <w:tcPr>
            <w:tcW w:w="1584" w:type="dxa"/>
            <w:shd w:val="clear" w:color="auto" w:fill="FFFFFF"/>
          </w:tcPr>
          <w:p w14:paraId="2007CC15"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6,725 (79.1%)</w:t>
            </w:r>
          </w:p>
        </w:tc>
      </w:tr>
      <w:tr w:rsidR="00B80E88" w14:paraId="0E624FE4" w14:textId="77777777">
        <w:trPr>
          <w:trHeight w:val="360"/>
          <w:jc w:val="center"/>
        </w:trPr>
        <w:tc>
          <w:tcPr>
            <w:tcW w:w="3024" w:type="dxa"/>
            <w:shd w:val="clear" w:color="auto" w:fill="FFFFFF"/>
          </w:tcPr>
          <w:p w14:paraId="68AC5CFC"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Immediate word recall (not in model)</w:t>
            </w:r>
          </w:p>
        </w:tc>
        <w:tc>
          <w:tcPr>
            <w:tcW w:w="1583" w:type="dxa"/>
            <w:shd w:val="clear" w:color="auto" w:fill="FFFFFF"/>
          </w:tcPr>
          <w:p w14:paraId="37780FC1"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9,095 (94.2%)</w:t>
            </w:r>
          </w:p>
        </w:tc>
        <w:tc>
          <w:tcPr>
            <w:tcW w:w="1584" w:type="dxa"/>
            <w:shd w:val="clear" w:color="auto" w:fill="FFFFFF"/>
          </w:tcPr>
          <w:p w14:paraId="140141A6"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7,514 (83.1%)</w:t>
            </w:r>
          </w:p>
        </w:tc>
        <w:tc>
          <w:tcPr>
            <w:tcW w:w="1585" w:type="dxa"/>
            <w:shd w:val="clear" w:color="auto" w:fill="FFFFFF"/>
          </w:tcPr>
          <w:p w14:paraId="0F402B5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7,185 (77.8%)</w:t>
            </w:r>
          </w:p>
        </w:tc>
        <w:tc>
          <w:tcPr>
            <w:tcW w:w="1584" w:type="dxa"/>
            <w:shd w:val="clear" w:color="auto" w:fill="FFFFFF"/>
          </w:tcPr>
          <w:p w14:paraId="2BCA63C5"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6,691 (78.7%)</w:t>
            </w:r>
          </w:p>
        </w:tc>
      </w:tr>
      <w:tr w:rsidR="00B80E88" w14:paraId="699CAB09" w14:textId="77777777">
        <w:trPr>
          <w:trHeight w:val="360"/>
          <w:jc w:val="center"/>
        </w:trPr>
        <w:tc>
          <w:tcPr>
            <w:tcW w:w="3024" w:type="dxa"/>
            <w:tcBorders>
              <w:bottom w:val="single" w:sz="12" w:space="0" w:color="666666"/>
            </w:tcBorders>
            <w:shd w:val="clear" w:color="auto" w:fill="FFFFFF"/>
          </w:tcPr>
          <w:p w14:paraId="6C9F90B4"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Any cognitive item</w:t>
            </w:r>
          </w:p>
        </w:tc>
        <w:tc>
          <w:tcPr>
            <w:tcW w:w="1583" w:type="dxa"/>
            <w:tcBorders>
              <w:bottom w:val="single" w:sz="12" w:space="0" w:color="666666"/>
            </w:tcBorders>
            <w:shd w:val="clear" w:color="auto" w:fill="FFFFFF"/>
          </w:tcPr>
          <w:p w14:paraId="407F300B"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tcBorders>
              <w:bottom w:val="single" w:sz="12" w:space="0" w:color="666666"/>
            </w:tcBorders>
            <w:shd w:val="clear" w:color="auto" w:fill="FFFFFF"/>
          </w:tcPr>
          <w:p w14:paraId="6A62E9FD"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8,404 (95.7%)</w:t>
            </w:r>
          </w:p>
        </w:tc>
        <w:tc>
          <w:tcPr>
            <w:tcW w:w="1585" w:type="dxa"/>
            <w:tcBorders>
              <w:bottom w:val="single" w:sz="12" w:space="0" w:color="666666"/>
            </w:tcBorders>
            <w:shd w:val="clear" w:color="auto" w:fill="FFFFFF"/>
          </w:tcPr>
          <w:p w14:paraId="6FB78080"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8,383 (95.1%)</w:t>
            </w:r>
          </w:p>
        </w:tc>
        <w:tc>
          <w:tcPr>
            <w:tcW w:w="1584" w:type="dxa"/>
            <w:tcBorders>
              <w:bottom w:val="single" w:sz="12" w:space="0" w:color="666666"/>
            </w:tcBorders>
            <w:shd w:val="clear" w:color="auto" w:fill="FFFFFF"/>
          </w:tcPr>
          <w:p w14:paraId="6DC9966C" w14:textId="77777777" w:rsidR="00B80E88" w:rsidRDefault="00000000">
            <w:pPr>
              <w:keepNext/>
              <w:spacing w:before="100" w:after="100"/>
              <w:ind w:left="100" w:right="100"/>
              <w:rPr>
                <w:rFonts w:eastAsia="Arial" w:cs="Arial"/>
                <w:color w:val="000000"/>
                <w:sz w:val="16"/>
                <w:szCs w:val="16"/>
              </w:rPr>
            </w:pPr>
            <w:r>
              <w:rPr>
                <w:rFonts w:eastAsia="Arial" w:cs="Arial"/>
                <w:color w:val="000000"/>
                <w:sz w:val="16"/>
                <w:szCs w:val="16"/>
              </w:rPr>
              <w:t>7,759 (95.4%)</w:t>
            </w:r>
          </w:p>
        </w:tc>
      </w:tr>
      <w:tr w:rsidR="00B80E88" w14:paraId="3BAA0D2E" w14:textId="77777777">
        <w:trPr>
          <w:trHeight w:val="360"/>
          <w:jc w:val="center"/>
        </w:trPr>
        <w:tc>
          <w:tcPr>
            <w:tcW w:w="9360" w:type="dxa"/>
            <w:gridSpan w:val="5"/>
            <w:tcBorders>
              <w:top w:val="single" w:sz="12" w:space="0" w:color="666666"/>
            </w:tcBorders>
            <w:shd w:val="clear" w:color="auto" w:fill="FFFFFF"/>
            <w:vAlign w:val="center"/>
          </w:tcPr>
          <w:p w14:paraId="3A5A7793" w14:textId="77777777" w:rsidR="00B80E88" w:rsidRDefault="00000000">
            <w:pPr>
              <w:spacing w:before="100" w:after="100"/>
              <w:ind w:left="100" w:right="100"/>
              <w:rPr>
                <w:rFonts w:eastAsia="Arial" w:cs="Arial"/>
                <w:color w:val="000000"/>
                <w:sz w:val="16"/>
                <w:szCs w:val="16"/>
              </w:rPr>
            </w:pPr>
            <w:r>
              <w:rPr>
                <w:rFonts w:eastAsia="Arial" w:cs="Arial"/>
                <w:color w:val="000000"/>
                <w:sz w:val="16"/>
                <w:szCs w:val="16"/>
              </w:rPr>
              <w:t>Core respondents aged 65 or older with a nonzero wave weight (2016: n = 9,684; 2018: n = 8,822; 2020: n = 8,869; 2022: n = 8,161). Counts are unweighted; percentages are weighted with the wave respondent weight. Proxy interviews, which have no cognitive tests, are included in the denominator.</w:t>
            </w:r>
          </w:p>
        </w:tc>
      </w:tr>
    </w:tbl>
    <w:p w14:paraId="05C88232" w14:textId="77777777" w:rsidR="00B80E88" w:rsidRDefault="00000000">
      <w:pPr>
        <w:pStyle w:val="Heading2"/>
      </w:pPr>
      <w:r>
        <w:t>Limitations</w:t>
      </w:r>
    </w:p>
    <w:p w14:paraId="78375B87" w14:textId="77777777" w:rsidR="00B80E88" w:rsidRDefault="00000000">
      <w:pPr>
        <w:pStyle w:val="FirstParagraph"/>
      </w:pPr>
      <w:r>
        <w:t>Limitations of our approach are worth mentioning.</w:t>
      </w:r>
    </w:p>
    <w:p w14:paraId="7EBF400D" w14:textId="77777777" w:rsidR="00B80E88" w:rsidRDefault="00000000">
      <w:pPr>
        <w:pStyle w:val="BodyText"/>
      </w:pPr>
      <w:r>
        <w:t>First, the cut points were selected and evaluated in the same HRS-HCAP Wave 1 sample, so the agreement in Tables A2 and A4 is in-sample. The comparison of core-based and HRS-HCAP-based classifications among Wave 2 re-interviewees (</w:t>
      </w:r>
      <w:proofErr w:type="spellStart"/>
      <w:r>
        <w:t>eTables</w:t>
      </w:r>
      <w:proofErr w:type="spellEnd"/>
      <w:r>
        <w:t xml:space="preserve"> 7 and 8) is the out-of-sample check available in these data.</w:t>
      </w:r>
    </w:p>
    <w:p w14:paraId="0A09363A" w14:textId="77777777" w:rsidR="00B80E88" w:rsidRDefault="00000000">
      <w:pPr>
        <w:pStyle w:val="BodyText"/>
      </w:pPr>
      <w:r>
        <w:t xml:space="preserve">Second, self-rated memory replaces informant report, and most participants with low T scores did not report memory worsening; the core algorithm likely under-classifies dementia relative to the Manly-Jones algorithm, which is consistent with the lower core-based dementia incidence among re-interviewees in </w:t>
      </w:r>
      <w:proofErr w:type="spellStart"/>
      <w:r>
        <w:t>eTable</w:t>
      </w:r>
      <w:proofErr w:type="spellEnd"/>
      <w:r>
        <w:t xml:space="preserve"> 8.</w:t>
      </w:r>
    </w:p>
    <w:p w14:paraId="1E71FA28" w14:textId="77777777" w:rsidR="00B80E88" w:rsidRDefault="00000000">
      <w:pPr>
        <w:pStyle w:val="BodyText"/>
      </w:pPr>
      <w:r>
        <w:t>Third, the 2018 scores rest on 7 items (above). The pattern of missingness for number series is difficult to discern from the data and the HRS concordance web tool.</w:t>
      </w:r>
    </w:p>
    <w:p w14:paraId="15969505" w14:textId="77777777" w:rsidR="00B80E88" w:rsidRDefault="00000000">
      <w:pPr>
        <w:pStyle w:val="BodyText"/>
      </w:pPr>
      <w:r>
        <w:t>Fourth, the norms do not account for interview mode, which varies across respondents and waves; a mode difference in test scores would shift T scores in the waves where the mode mix differs from 2016. Other potentially important considerations, such as language of administration, are not incorporated into the scoring and standardizing steps.</w:t>
      </w:r>
    </w:p>
    <w:p w14:paraId="4CDF950A" w14:textId="77777777" w:rsidR="00B80E88" w:rsidRDefault="00000000">
      <w:pPr>
        <w:pStyle w:val="BodyText"/>
      </w:pPr>
      <w:r>
        <w:lastRenderedPageBreak/>
        <w:t>Fifth, the IQCODE in the core interview asks about change over 2 years, whereas the HRS-HCAP informant interview asks about change over 10 years, so the Manly-Jones IQCODE thresholds may not carry the same meaning in core proxy interviews.</w:t>
      </w:r>
    </w:p>
    <w:p w14:paraId="386591A0" w14:textId="77777777" w:rsidR="00B80E88" w:rsidRDefault="00000000">
      <w:pPr>
        <w:pStyle w:val="Heading2"/>
      </w:pPr>
      <w:bookmarkStart w:id="7" w:name="references"/>
      <w:r>
        <w:t>References</w:t>
      </w:r>
    </w:p>
    <w:p w14:paraId="2B907DAB" w14:textId="77777777" w:rsidR="00B80E88" w:rsidRDefault="00000000">
      <w:pPr>
        <w:pStyle w:val="FirstParagraph"/>
      </w:pPr>
      <w:proofErr w:type="spellStart"/>
      <w:r>
        <w:t>Asparouhov</w:t>
      </w:r>
      <w:proofErr w:type="spellEnd"/>
      <w:r>
        <w:t xml:space="preserve">, T., &amp; Muthén, B. (2018). </w:t>
      </w:r>
      <w:r>
        <w:rPr>
          <w:i/>
          <w:iCs/>
        </w:rPr>
        <w:t>SRMR in Mplus</w:t>
      </w:r>
      <w:r>
        <w:t xml:space="preserve"> [Technical note]. Muthén &amp; Muthén. https://www.statmodel.com/download/SRMR2.pdf</w:t>
      </w:r>
    </w:p>
    <w:p w14:paraId="6131DB17" w14:textId="77777777" w:rsidR="00B80E88" w:rsidRDefault="00000000">
      <w:pPr>
        <w:pStyle w:val="BodyText"/>
      </w:pPr>
      <w:r>
        <w:t xml:space="preserve">Bentler, P. M. (1990). Comparative fit indexes in structural models. </w:t>
      </w:r>
      <w:r>
        <w:rPr>
          <w:i/>
          <w:iCs/>
        </w:rPr>
        <w:t>Psychological Bulletin, 107</w:t>
      </w:r>
      <w:r>
        <w:t>(2), 238-246. https://doi.org/10.1037/0033-2909.107.2.238</w:t>
      </w:r>
    </w:p>
    <w:p w14:paraId="50AEF69E" w14:textId="77777777" w:rsidR="00B80E88" w:rsidRDefault="00000000">
      <w:pPr>
        <w:pStyle w:val="BodyText"/>
      </w:pPr>
      <w:r>
        <w:t xml:space="preserve">Blom, G. (1958). </w:t>
      </w:r>
      <w:r>
        <w:rPr>
          <w:i/>
          <w:iCs/>
        </w:rPr>
        <w:t>Statistical estimates and transformed beta-variables</w:t>
      </w:r>
      <w:r>
        <w:t>. Wiley.</w:t>
      </w:r>
    </w:p>
    <w:p w14:paraId="6337EF80" w14:textId="77777777" w:rsidR="00B80E88" w:rsidRDefault="00000000">
      <w:pPr>
        <w:pStyle w:val="BodyText"/>
      </w:pPr>
      <w:r>
        <w:t xml:space="preserve">Bock, R. D., &amp; </w:t>
      </w:r>
      <w:proofErr w:type="spellStart"/>
      <w:r>
        <w:t>Mislevy</w:t>
      </w:r>
      <w:proofErr w:type="spellEnd"/>
      <w:r>
        <w:t xml:space="preserve">, R. J. (1982). Adaptive EAP estimation of ability in a microcomputer environment. </w:t>
      </w:r>
      <w:r>
        <w:rPr>
          <w:i/>
          <w:iCs/>
        </w:rPr>
        <w:t>Applied Psychological Measurement, 6</w:t>
      </w:r>
      <w:r>
        <w:t>(4), 431-444. https://doi.org/10.1177/014662168200600405</w:t>
      </w:r>
    </w:p>
    <w:p w14:paraId="73EBF51D" w14:textId="77777777" w:rsidR="00B80E88" w:rsidRDefault="00000000">
      <w:pPr>
        <w:pStyle w:val="BodyText"/>
      </w:pPr>
      <w:r>
        <w:t xml:space="preserve">Cohen, J. (1968). Weighted kappa: Nominal scale agreement with provision for scaled disagreement or partial credit. </w:t>
      </w:r>
      <w:r>
        <w:rPr>
          <w:i/>
          <w:iCs/>
        </w:rPr>
        <w:t>Psychological Bulletin, 70</w:t>
      </w:r>
      <w:r>
        <w:t>(4), 213-220. https://doi.org/10.1037/h0026256</w:t>
      </w:r>
    </w:p>
    <w:p w14:paraId="3E273DCA" w14:textId="77777777" w:rsidR="00B80E88" w:rsidRDefault="00000000">
      <w:pPr>
        <w:pStyle w:val="BodyText"/>
      </w:pPr>
      <w:r>
        <w:t xml:space="preserve">Crimmins, E. M., Kim, J. K., Langa, K. M., &amp; Weir, D. R. (2011). Assessment of cognition using surveys and neuropsychological assessment: The Health and Retirement Study and the Aging, Demographics, and Memory Study. </w:t>
      </w:r>
      <w:r>
        <w:rPr>
          <w:i/>
          <w:iCs/>
        </w:rPr>
        <w:t>The Journals of Gerontology, Series B: Psychological Sciences and Social Sciences, 66B</w:t>
      </w:r>
      <w:r>
        <w:t>(S1), i162-i171. https://doi.org/10.1093/geronb/gbr048</w:t>
      </w:r>
    </w:p>
    <w:p w14:paraId="027A4993" w14:textId="77777777" w:rsidR="00B80E88" w:rsidRDefault="00000000">
      <w:pPr>
        <w:pStyle w:val="BodyText"/>
      </w:pPr>
      <w:r>
        <w:t xml:space="preserve">Farron, M., Ryan, L. H., Manly, J. J., et al. (2026). Assessing cognitive impairment in the Health and Retirement Study Harmonized Cognitive Assessment Protocol Project: Comparing a diagnostic algorithm with a diagnostic consensus panel. </w:t>
      </w:r>
      <w:r>
        <w:rPr>
          <w:i/>
          <w:iCs/>
        </w:rPr>
        <w:t>Journal of Aging and Health, 38</w:t>
      </w:r>
      <w:r>
        <w:t>(5-6), 292-301. https://doi.org/10.1177/08982643251335370</w:t>
      </w:r>
    </w:p>
    <w:p w14:paraId="2865420E" w14:textId="77777777" w:rsidR="00B80E88" w:rsidRDefault="00000000">
      <w:pPr>
        <w:pStyle w:val="BodyText"/>
      </w:pPr>
      <w:r>
        <w:t xml:space="preserve">Harrell, F. E., Jr. (2015). </w:t>
      </w:r>
      <w:r>
        <w:rPr>
          <w:i/>
          <w:iCs/>
        </w:rPr>
        <w:t>Regression modeling strategies</w:t>
      </w:r>
      <w:r>
        <w:t xml:space="preserve"> (2nd ed.). Springer.</w:t>
      </w:r>
    </w:p>
    <w:p w14:paraId="4FA3C8A9" w14:textId="77777777" w:rsidR="00B80E88" w:rsidRDefault="00000000">
      <w:pPr>
        <w:pStyle w:val="BodyText"/>
      </w:pPr>
      <w:r>
        <w:t xml:space="preserve">Hu, L., &amp; Bentler, P. M. (1999). Cutoff criteria for fit indexes in covariance structure analysis: Conventional criteria versus new alternatives. </w:t>
      </w:r>
      <w:r>
        <w:rPr>
          <w:i/>
          <w:iCs/>
        </w:rPr>
        <w:t>Structural Equation Modeling, 6</w:t>
      </w:r>
      <w:r>
        <w:t>(1), 1-55. https://doi.org/10.1080/10705519909540118</w:t>
      </w:r>
    </w:p>
    <w:p w14:paraId="5955E75D" w14:textId="77777777" w:rsidR="00B80E88" w:rsidRDefault="00000000">
      <w:pPr>
        <w:pStyle w:val="BodyText"/>
      </w:pPr>
      <w:r>
        <w:t xml:space="preserve">Jones, R. N., Manly, J. J., Langa, K. M., Ryan, L. H., Levine, D. A., McCammon, R., &amp; Weir, D. (2024). Factor structure of the Harmonized Cognitive Assessment Protocol neuropsychological </w:t>
      </w:r>
      <w:r>
        <w:lastRenderedPageBreak/>
        <w:t xml:space="preserve">battery in the Health and Retirement Study. </w:t>
      </w:r>
      <w:r>
        <w:rPr>
          <w:i/>
          <w:iCs/>
        </w:rPr>
        <w:t>Journal of the International Neuropsychological Society, 30</w:t>
      </w:r>
      <w:r>
        <w:t>(1), 47-55. https://doi.org/10.1017/S135561772300019X</w:t>
      </w:r>
    </w:p>
    <w:p w14:paraId="4F99D12C" w14:textId="77777777" w:rsidR="00B80E88" w:rsidRDefault="00000000">
      <w:pPr>
        <w:pStyle w:val="BodyText"/>
      </w:pPr>
      <w:r>
        <w:t xml:space="preserve">Jorm, A. F. (1994). A short form of the Informant Questionnaire on Cognitive Decline in the Elderly (IQCODE): Development and cross-validation. </w:t>
      </w:r>
      <w:r>
        <w:rPr>
          <w:i/>
          <w:iCs/>
        </w:rPr>
        <w:t>Psychological Medicine, 24</w:t>
      </w:r>
      <w:r>
        <w:t>(1), 145-153. https://doi.org/10.1017/S003329170002691X</w:t>
      </w:r>
    </w:p>
    <w:p w14:paraId="5AFA5E86" w14:textId="77777777" w:rsidR="00B80E88" w:rsidRDefault="00000000">
      <w:pPr>
        <w:pStyle w:val="BodyText"/>
      </w:pPr>
      <w:r>
        <w:t xml:space="preserve">Langa, K. M., Ryan, L. H., McCammon, R. J., et al. (2020). The Health and Retirement Study Harmonized Cognitive Assessment Protocol Project: Study design and methods. </w:t>
      </w:r>
      <w:r>
        <w:rPr>
          <w:i/>
          <w:iCs/>
        </w:rPr>
        <w:t>Neuroepidemiology, 54</w:t>
      </w:r>
      <w:r>
        <w:t>(1), 64-74. https://doi.org/10.1159/000503004</w:t>
      </w:r>
    </w:p>
    <w:p w14:paraId="520916D7" w14:textId="77777777" w:rsidR="00B80E88" w:rsidRDefault="00000000">
      <w:pPr>
        <w:pStyle w:val="BodyText"/>
      </w:pPr>
      <w:r>
        <w:t xml:space="preserve">Manly, J. J., Jones, R. N., Langa, K. M., et al. (2022). Estimating the prevalence of dementia and mild cognitive impairment in the US: The 2016 Health and Retirement Study Harmonized Cognitive Assessment Protocol Project. </w:t>
      </w:r>
      <w:r>
        <w:rPr>
          <w:i/>
          <w:iCs/>
        </w:rPr>
        <w:t>JAMA Neurology, 79</w:t>
      </w:r>
      <w:r>
        <w:t>(12), 1242-1249. https://doi.org/10.1001/jamaneurol.2022.3543</w:t>
      </w:r>
    </w:p>
    <w:p w14:paraId="41BE1FFB" w14:textId="77777777" w:rsidR="00B80E88" w:rsidRDefault="00000000">
      <w:pPr>
        <w:pStyle w:val="BodyText"/>
      </w:pPr>
      <w:proofErr w:type="spellStart"/>
      <w:r>
        <w:t>Ofstedal</w:t>
      </w:r>
      <w:proofErr w:type="spellEnd"/>
      <w:r>
        <w:t xml:space="preserve">, M. B., Fisher, G. G., &amp; Herzog, A. R. (2005). </w:t>
      </w:r>
      <w:r>
        <w:rPr>
          <w:i/>
          <w:iCs/>
        </w:rPr>
        <w:t>Documentation of cognitive functioning measures in the Health and Retirement Study</w:t>
      </w:r>
      <w:r>
        <w:t xml:space="preserve"> (HRS Documentation Report DR-006). University of Michigan. https://doi.org/10.7302/24800</w:t>
      </w:r>
    </w:p>
    <w:p w14:paraId="35DDACE9" w14:textId="77777777" w:rsidR="00B80E88" w:rsidRDefault="00000000">
      <w:pPr>
        <w:pStyle w:val="BodyText"/>
      </w:pPr>
      <w:r>
        <w:t xml:space="preserve">Steiger, J. H. (1990). Structural model evaluation and modification: An interval estimation approach. </w:t>
      </w:r>
      <w:r>
        <w:rPr>
          <w:i/>
          <w:iCs/>
        </w:rPr>
        <w:t>Multivariate Behavioral Research, 25</w:t>
      </w:r>
      <w:r>
        <w:t>(2), 173-180. https://doi.org/10.1207/s15327906mbr2502_4</w:t>
      </w:r>
    </w:p>
    <w:p w14:paraId="143F407D" w14:textId="77777777" w:rsidR="00B80E88" w:rsidRDefault="00000000">
      <w:pPr>
        <w:pStyle w:val="BodyText"/>
      </w:pPr>
      <w:r>
        <w:t xml:space="preserve">Tucker, L. R., &amp; Lewis, C. (1973). A reliability coefficient for maximum likelihood factor analysis. </w:t>
      </w:r>
      <w:r>
        <w:rPr>
          <w:i/>
          <w:iCs/>
        </w:rPr>
        <w:t>Psychometrika, 38</w:t>
      </w:r>
      <w:r>
        <w:t>(1), 1-10. https://doi.org/10.1007/BF02291170</w:t>
      </w:r>
    </w:p>
    <w:p w14:paraId="5999A6B8" w14:textId="77777777" w:rsidR="00B80E88" w:rsidRDefault="00000000">
      <w:pPr>
        <w:pStyle w:val="BodyText"/>
      </w:pPr>
      <w:r>
        <w:t>van Buuren, S., &amp; Groothuis-</w:t>
      </w:r>
      <w:proofErr w:type="spellStart"/>
      <w:r>
        <w:t>Oudshoorn</w:t>
      </w:r>
      <w:proofErr w:type="spellEnd"/>
      <w:r>
        <w:t xml:space="preserve">, K. (2011). mice: Multivariate imputation by chained equations in R. </w:t>
      </w:r>
      <w:r>
        <w:rPr>
          <w:i/>
          <w:iCs/>
        </w:rPr>
        <w:t>Journal of Statistical Software, 45</w:t>
      </w:r>
      <w:r>
        <w:t>(3), 1-67. https://doi.org/10.18637/jss.v045.i03</w:t>
      </w:r>
      <w:bookmarkEnd w:id="7"/>
    </w:p>
    <w:sectPr w:rsidR="00B80E88">
      <w:footerReference w:type="even" r:id="rId9"/>
      <w:footerReference w:type="default" r:id="rId10"/>
      <w:footerReference w:type="first" r:id="rId11"/>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758EE4" w14:textId="77777777" w:rsidR="004C0332" w:rsidRDefault="004C0332">
      <w:r>
        <w:separator/>
      </w:r>
    </w:p>
  </w:endnote>
  <w:endnote w:type="continuationSeparator" w:id="0">
    <w:p w14:paraId="377EAF9F" w14:textId="77777777" w:rsidR="004C0332" w:rsidRDefault="004C0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1"/>
    <w:family w:val="roman"/>
    <w:pitch w:val="variable"/>
    <w:sig w:usb0="E00002FF" w:usb1="400004FF" w:usb2="00000000" w:usb3="00000000" w:csb0="0000019F" w:csb1="00000000"/>
  </w:font>
  <w:font w:name="Arial">
    <w:panose1 w:val="020B0604020202020204"/>
    <w:charset w:val="01"/>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PingFang SC">
    <w:panose1 w:val="020B04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D50BBC" w14:textId="77777777" w:rsidR="00B80E88" w:rsidRDefault="00000000">
    <w:pPr>
      <w:pStyle w:val="Footer"/>
      <w:ind w:right="360"/>
    </w:pPr>
    <w:r>
      <w:rPr>
        <w:noProof/>
      </w:rPr>
      <mc:AlternateContent>
        <mc:Choice Requires="wps">
          <w:drawing>
            <wp:anchor distT="0" distB="0" distL="0" distR="0" simplePos="0" relativeHeight="251658752" behindDoc="0" locked="0" layoutInCell="1" allowOverlap="1" wp14:anchorId="31D3EDD2" wp14:editId="2A575F24">
              <wp:simplePos x="0" y="0"/>
              <wp:positionH relativeFrom="margin">
                <wp:align>right</wp:align>
              </wp:positionH>
              <wp:positionV relativeFrom="paragraph">
                <wp:posOffset>635</wp:posOffset>
              </wp:positionV>
              <wp:extent cx="14605" cy="14605"/>
              <wp:effectExtent l="0" t="0" r="0" b="0"/>
              <wp:wrapNone/>
              <wp:docPr id="4"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4142820"/>
                            <w:docPartObj>
                              <w:docPartGallery w:val="Page Numbers (Bottom of Page)"/>
                              <w:docPartUnique/>
                            </w:docPartObj>
                          </w:sdtPr>
                          <w:sdtContent>
                            <w:p w14:paraId="1D389F6F" w14:textId="77777777" w:rsidR="00B80E8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shapetype w14:anchorId="31D3EDD2" id="_x0000_t202" coordsize="21600,21600" o:spt="202" path="m,l,21600r21600,l21600,xe">
              <v:stroke joinstyle="miter"/>
              <v:path gradientshapeok="t" o:connecttype="rect"/>
            </v:shapetype>
            <v:shape id="Frame1" o:spid="_x0000_s1026" type="#_x0000_t202" style="position:absolute;margin-left:-50.05pt;margin-top:.05pt;width:1.15pt;height:1.15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" stroked="f">
              <v:fill opacity="0"/>
              <v:textbox style="mso-fit-shape-to-text:t" inset="0,0,0,0">
                <w:txbxContent>
                  <w:sdt>
                    <w:sdtPr>
                      <w:id w:val="-4142820"/>
                      <w:docPartObj>
                        <w:docPartGallery w:val="Page Numbers (Bottom of Page)"/>
                        <w:docPartUnique/>
                      </w:docPartObj>
                    </w:sdtPr>
                    <w:sdtContent>
                      <w:p w14:paraId="1D389F6F" w14:textId="77777777" w:rsidR="00B80E8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3E7EFD" w14:textId="77777777" w:rsidR="00B80E88" w:rsidRDefault="00000000">
    <w:pPr>
      <w:pStyle w:val="Footer"/>
      <w:ind w:right="360"/>
    </w:pPr>
    <w:r>
      <w:fldChar w:fldCharType="begin"/>
    </w:r>
    <w:r>
      <w:instrText xml:space="preserve"> DATE \@"yyyy\-MM\-dd" </w:instrText>
    </w:r>
    <w:r>
      <w:fldChar w:fldCharType="separate"/>
    </w:r>
    <w:r w:rsidR="00460FBE">
      <w:rPr>
        <w:noProof/>
      </w:rPr>
      <w:t>2026-10-18</w:t>
    </w:r>
    <w:r>
      <w:fldChar w:fldCharType="end"/>
    </w:r>
    <w:r>
      <w:rPr>
        <w:noProof/>
      </w:rPr>
      <mc:AlternateContent>
        <mc:Choice Requires="wps">
          <w:drawing>
            <wp:anchor distT="0" distB="0" distL="0" distR="0" simplePos="0" relativeHeight="251656704" behindDoc="0" locked="0" layoutInCell="0" allowOverlap="1" wp14:anchorId="74E9B759" wp14:editId="452BD847">
              <wp:simplePos x="0" y="0"/>
              <wp:positionH relativeFrom="margin">
                <wp:align>right</wp:align>
              </wp:positionH>
              <wp:positionV relativeFrom="paragraph">
                <wp:posOffset>635</wp:posOffset>
              </wp:positionV>
              <wp:extent cx="113030" cy="116840"/>
              <wp:effectExtent l="0" t="0" r="0" b="0"/>
              <wp:wrapNone/>
              <wp:docPr id="5" name="Frame2"/>
              <wp:cNvGraphicFramePr/>
              <a:graphic xmlns:a="http://schemas.openxmlformats.org/drawingml/2006/main">
                <a:graphicData uri="http://schemas.microsoft.com/office/word/2010/wordprocessingShape">
                  <wps:wsp>
                    <wps:cNvSpPr txBox="1"/>
                    <wps:spPr>
                      <a:xfrm>
                        <a:off x="0" y="0"/>
                        <a:ext cx="113030" cy="116840"/>
                      </a:xfrm>
                      <a:prstGeom prst="rect">
                        <a:avLst/>
                      </a:prstGeom>
                      <a:solidFill>
                        <a:srgbClr val="FFFFFF">
                          <a:alpha val="0"/>
                        </a:srgbClr>
                      </a:solidFill>
                    </wps:spPr>
                    <wps:txbx>
                      <w:txbxContent>
                        <w:sdt>
                          <w:sdtPr>
                            <w:id w:val="142559779"/>
                            <w:docPartObj>
                              <w:docPartGallery w:val="Page Numbers (Bottom of Page)"/>
                              <w:docPartUnique/>
                            </w:docPartObj>
                          </w:sdtPr>
                          <w:sdtContent>
                            <w:p w14:paraId="32BE9A50" w14:textId="77777777" w:rsidR="00B80E8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sdtContent>
                        </w:sdt>
                      </w:txbxContent>
                    </wps:txbx>
                    <wps:bodyPr lIns="0" tIns="0" rIns="0" bIns="0" anchor="t">
                      <a:spAutoFit/>
                    </wps:bodyPr>
                  </wps:wsp>
                </a:graphicData>
              </a:graphic>
            </wp:anchor>
          </w:drawing>
        </mc:Choice>
        <mc:Fallback>
          <w:pict>
            <v:shapetype w14:anchorId="74E9B759" id="_x0000_t202" coordsize="21600,21600" o:spt="202" path="m,l,21600r21600,l21600,xe">
              <v:stroke joinstyle="miter"/>
              <v:path gradientshapeok="t" o:connecttype="rect"/>
            </v:shapetype>
            <v:shape id="Frame2" o:spid="_x0000_s1027" type="#_x0000_t202" style="position:absolute;margin-left:-42.3pt;margin-top:.05pt;width:8.9pt;height:9.2pt;z-index:2516567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" o:allowincell="f" stroked="f">
              <v:fill opacity="0"/>
              <v:textbox style="mso-fit-shape-to-text:t" inset="0,0,0,0">
                <w:txbxContent>
                  <w:sdt>
                    <w:sdtPr>
                      <w:id w:val="142559779"/>
                      <w:docPartObj>
                        <w:docPartGallery w:val="Page Numbers (Bottom of Page)"/>
                        <w:docPartUnique/>
                      </w:docPartObj>
                    </w:sdtPr>
                    <w:sdtContent>
                      <w:p w14:paraId="32BE9A50" w14:textId="77777777" w:rsidR="00B80E8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sdtContent>
                  </w:sdt>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450EB9" w14:textId="77777777" w:rsidR="00B80E88" w:rsidRDefault="00000000">
    <w:pPr>
      <w:pStyle w:val="Footer"/>
      <w:ind w:right="360"/>
    </w:pPr>
    <w:r>
      <w:fldChar w:fldCharType="begin"/>
    </w:r>
    <w:r>
      <w:instrText xml:space="preserve"> DATE \@"yyyy\-MM\-dd" </w:instrText>
    </w:r>
    <w:r>
      <w:fldChar w:fldCharType="separate"/>
    </w:r>
    <w:r w:rsidR="00460FBE">
      <w:rPr>
        <w:noProof/>
      </w:rPr>
      <w:t>2026-10-18</w:t>
    </w:r>
    <w:r>
      <w:fldChar w:fldCharType="end"/>
    </w:r>
    <w:r>
      <w:rPr>
        <w:noProof/>
      </w:rPr>
      <mc:AlternateContent>
        <mc:Choice Requires="wps">
          <w:drawing>
            <wp:anchor distT="0" distB="0" distL="0" distR="0" simplePos="0" relativeHeight="251657728" behindDoc="0" locked="0" layoutInCell="0" allowOverlap="1" wp14:anchorId="3E14FAE1" wp14:editId="45E95078">
              <wp:simplePos x="0" y="0"/>
              <wp:positionH relativeFrom="margin">
                <wp:align>right</wp:align>
              </wp:positionH>
              <wp:positionV relativeFrom="paragraph">
                <wp:posOffset>635</wp:posOffset>
              </wp:positionV>
              <wp:extent cx="113030" cy="116840"/>
              <wp:effectExtent l="0" t="0" r="0" b="0"/>
              <wp:wrapNone/>
              <wp:docPr id="6" name="Frame2"/>
              <wp:cNvGraphicFramePr/>
              <a:graphic xmlns:a="http://schemas.openxmlformats.org/drawingml/2006/main">
                <a:graphicData uri="http://schemas.microsoft.com/office/word/2010/wordprocessingShape">
                  <wps:wsp>
                    <wps:cNvSpPr txBox="1"/>
                    <wps:spPr>
                      <a:xfrm>
                        <a:off x="0" y="0"/>
                        <a:ext cx="113030" cy="116840"/>
                      </a:xfrm>
                      <a:prstGeom prst="rect">
                        <a:avLst/>
                      </a:prstGeom>
                      <a:solidFill>
                        <a:srgbClr val="FFFFFF">
                          <a:alpha val="0"/>
                        </a:srgbClr>
                      </a:solidFill>
                    </wps:spPr>
                    <wps:txbx>
                      <w:txbxContent>
                        <w:sdt>
                          <w:sdtPr>
                            <w:id w:val="372658349"/>
                            <w:docPartObj>
                              <w:docPartGallery w:val="Page Numbers (Bottom of Page)"/>
                              <w:docPartUnique/>
                            </w:docPartObj>
                          </w:sdtPr>
                          <w:sdtContent>
                            <w:p w14:paraId="17C25E0F" w14:textId="77777777" w:rsidR="00B80E8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sdtContent>
                        </w:sdt>
                      </w:txbxContent>
                    </wps:txbx>
                    <wps:bodyPr lIns="0" tIns="0" rIns="0" bIns="0" anchor="t">
                      <a:spAutoFit/>
                    </wps:bodyPr>
                  </wps:wsp>
                </a:graphicData>
              </a:graphic>
            </wp:anchor>
          </w:drawing>
        </mc:Choice>
        <mc:Fallback>
          <w:pict>
            <v:shapetype w14:anchorId="3E14FAE1" id="_x0000_t202" coordsize="21600,21600" o:spt="202" path="m,l,21600r21600,l21600,xe">
              <v:stroke joinstyle="miter"/>
              <v:path gradientshapeok="t" o:connecttype="rect"/>
            </v:shapetype>
            <v:shape id="_x0000_s1028" type="#_x0000_t202" style="position:absolute;margin-left:-42.3pt;margin-top:.05pt;width:8.9pt;height:9.2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" o:allowincell="f" stroked="f">
              <v:fill opacity="0"/>
              <v:textbox style="mso-fit-shape-to-text:t" inset="0,0,0,0">
                <w:txbxContent>
                  <w:sdt>
                    <w:sdtPr>
                      <w:id w:val="372658349"/>
                      <w:docPartObj>
                        <w:docPartGallery w:val="Page Numbers (Bottom of Page)"/>
                        <w:docPartUnique/>
                      </w:docPartObj>
                    </w:sdtPr>
                    <w:sdtContent>
                      <w:p w14:paraId="17C25E0F" w14:textId="77777777" w:rsidR="00B80E8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sdtContent>
                  </w:sdt>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9E2CB1" w14:textId="77777777" w:rsidR="004C0332" w:rsidRDefault="004C0332">
      <w:r>
        <w:separator/>
      </w:r>
    </w:p>
  </w:footnote>
  <w:footnote w:type="continuationSeparator" w:id="0">
    <w:p w14:paraId="3ABF8912" w14:textId="77777777" w:rsidR="004C0332" w:rsidRDefault="004C0332">
      <w:r>
        <w:continuationSeparator/>
      </w:r>
    </w:p>
  </w:footnote>
  <w:footnote w:id="1">
    <w:p w14:paraId="22C0F76B" w14:textId="77777777" w:rsidR="00B80E88" w:rsidRDefault="00000000">
      <w:pPr>
        <w:pStyle w:val="FootnoteText"/>
      </w:pPr>
      <w:r>
        <w:rPr>
          <w:rStyle w:val="FootnoteCharacters"/>
        </w:rPr>
        <w:footnoteRef/>
      </w:r>
      <w:r>
        <w:t xml:space="preserve"> RMSEA, root mean square error of approximation, estimates model misfit per degree of freedom in the population and does not compare the model with a baseline model. Lower values indicate better fit; values below 0.05 indicate close fit (Hu &amp; Bentler, 1999; Steiger, 1990). CFI, comparative fit index, and TLI, Tucker-</w:t>
      </w:r>
      <w:proofErr w:type="gramStart"/>
      <w:r>
        <w:t>Lewis</w:t>
      </w:r>
      <w:proofErr w:type="gramEnd"/>
      <w:r>
        <w:t xml:space="preserve"> index, compare the fitted model with a baseline model in which the items are uncorrelated. Higher values indicate better fit; values of 0.95 or above indicate satisfactory fit (Bentler, 1990; Hu &amp; Bentler, 1999; Tucker &amp; Lewis, 1973). The TLI adds a penalty for model complexity. SRMR, standardized root mean square residual, is the average difference between the observed and model-implied correlations. Lower values indicate better fit; values of 0.08 or below indicate satisfactory fit (</w:t>
      </w:r>
      <w:proofErr w:type="spellStart"/>
      <w:r>
        <w:t>Asparouhov</w:t>
      </w:r>
      <w:proofErr w:type="spellEnd"/>
      <w:r>
        <w:t xml:space="preserve"> &amp; Muthén, 2018; Hu &amp; Bentler, 1999).</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ones, Rich">
    <w15:presenceInfo w15:providerId="AD" w15:userId="S::rnjones@ad.brown.edu::d5c22b2b-2cb3-4430-91a7-b322ac5b256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embedSystemFonts/>
  <w:proofState w:spelling="clean" w:grammar="clean"/>
  <w:trackRevision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E88"/>
    <w:rsid w:val="00414DAB"/>
    <w:rsid w:val="00460FBE"/>
    <w:rsid w:val="004C0332"/>
    <w:rsid w:val="00A664B9"/>
    <w:rsid w:val="00B80E8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8F2859E"/>
  <w15:docId w15:val="{29205F6B-660F-C041-BB86-2AB688915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1DA6"/>
    <w:rPr>
      <w:rFonts w:ascii="Arial" w:hAnsi="Arial"/>
      <w:sz w:val="22"/>
    </w:rPr>
  </w:style>
  <w:style w:type="paragraph" w:styleId="Heading1">
    <w:name w:val="heading 1"/>
    <w:basedOn w:val="Normal"/>
    <w:next w:val="BodyText"/>
    <w:uiPriority w:val="9"/>
    <w:qFormat/>
    <w:rsid w:val="00B00530"/>
    <w:pPr>
      <w:keepNext/>
      <w:keepLines/>
      <w:spacing w:before="220"/>
      <w:outlineLvl w:val="0"/>
    </w:pPr>
    <w:rPr>
      <w:rFonts w:eastAsiaTheme="majorEastAsia" w:cstheme="majorBidi"/>
      <w:b/>
      <w:bCs/>
      <w:color w:val="000000" w:themeColor="text1"/>
      <w:szCs w:val="32"/>
    </w:rPr>
  </w:style>
  <w:style w:type="paragraph" w:styleId="Heading2">
    <w:name w:val="heading 2"/>
    <w:basedOn w:val="Normal"/>
    <w:next w:val="BodyText"/>
    <w:uiPriority w:val="9"/>
    <w:unhideWhenUsed/>
    <w:qFormat/>
    <w:rsid w:val="00B85D98"/>
    <w:pPr>
      <w:keepNext/>
      <w:keepLines/>
      <w:spacing w:before="120" w:after="120"/>
      <w:outlineLvl w:val="1"/>
    </w:pPr>
    <w:rPr>
      <w:rFonts w:eastAsiaTheme="majorEastAsia" w:cstheme="majorBidi"/>
      <w:b/>
      <w:bCs/>
      <w:i/>
      <w:color w:val="000000" w:themeColor="text1"/>
      <w:szCs w:val="28"/>
    </w:rPr>
  </w:style>
  <w:style w:type="paragraph" w:styleId="Heading3">
    <w:name w:val="heading 3"/>
    <w:basedOn w:val="Normal"/>
    <w:next w:val="BodyText"/>
    <w:uiPriority w:val="9"/>
    <w:unhideWhenUsed/>
    <w:qFormat/>
    <w:rsid w:val="00C80241"/>
    <w:pPr>
      <w:keepNext/>
      <w:keepLines/>
      <w:spacing w:before="220"/>
      <w:outlineLvl w:val="2"/>
    </w:pPr>
    <w:rPr>
      <w:rFonts w:eastAsiaTheme="majorEastAsia" w:cstheme="majorBidi"/>
      <w:bCs/>
      <w:i/>
      <w:color w:val="000000" w:themeColor="text1"/>
      <w:u w:val="single"/>
    </w:rPr>
  </w:style>
  <w:style w:type="paragraph" w:styleId="Heading4">
    <w:name w:val="heading 4"/>
    <w:basedOn w:val="Normal"/>
    <w:next w:val="BodyText"/>
    <w:uiPriority w:val="9"/>
    <w:unhideWhenUsed/>
    <w:qFormat/>
    <w:rsid w:val="00E500C9"/>
    <w:pPr>
      <w:keepNext/>
      <w:keepLines/>
      <w:spacing w:before="220"/>
      <w:outlineLvl w:val="3"/>
    </w:pPr>
    <w:rPr>
      <w:rFonts w:eastAsiaTheme="majorEastAsia" w:cstheme="majorBidi"/>
      <w:bCs/>
      <w:i/>
      <w:color w:val="FFFFFF" w:themeColor="background1"/>
    </w:rPr>
  </w:style>
  <w:style w:type="paragraph" w:styleId="Heading5">
    <w:name w:val="heading 5"/>
    <w:basedOn w:val="Normal"/>
    <w:next w:val="BodyText"/>
    <w:uiPriority w:val="9"/>
    <w:unhideWhenUsed/>
    <w:qFormat/>
    <w:rsid w:val="000D5F49"/>
    <w:pPr>
      <w:keepNext/>
      <w:keepLines/>
      <w:pageBreakBefore/>
      <w:outlineLvl w:val="4"/>
    </w:pPr>
    <w:rPr>
      <w:rFonts w:asciiTheme="majorHAnsi" w:eastAsiaTheme="majorEastAsia" w:hAnsiTheme="majorHAnsi" w:cstheme="majorBidi"/>
      <w:iCs/>
      <w:color w:val="FFFFFF" w:themeColor="background1"/>
      <w:sz w:val="20"/>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rsid w:val="00A70C7C"/>
    <w:rPr>
      <w:rFonts w:ascii="Arial" w:hAnsi="Arial"/>
      <w:i/>
      <w:sz w:val="22"/>
    </w:rPr>
  </w:style>
  <w:style w:type="character" w:customStyle="1" w:styleId="VerbatimChar">
    <w:name w:val="Verbatim Char"/>
    <w:basedOn w:val="CaptionChar"/>
    <w:link w:val="SourceCode"/>
    <w:qFormat/>
    <w:rsid w:val="00A11931"/>
    <w:rPr>
      <w:rFonts w:ascii="Consolas" w:hAnsi="Consolas"/>
      <w:i w:val="0"/>
      <w:sz w:val="18"/>
      <w:shd w:val="clear" w:color="auto" w:fill="F8F8F8"/>
    </w:rPr>
  </w:style>
  <w:style w:type="character" w:customStyle="1" w:styleId="SectionNumber">
    <w:name w:val="Section Number"/>
    <w:basedOn w:val="CaptionChar"/>
    <w:qFormat/>
    <w:rPr>
      <w:rFonts w:ascii="Arial" w:hAnsi="Arial"/>
      <w:i/>
      <w:sz w:val="22"/>
    </w:rPr>
  </w:style>
  <w:style w:type="character" w:customStyle="1"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0"/>
      <w:color w:val="1F497D" w:themeColor="text2"/>
      <w:sz w:val="22"/>
      <w:u w:val="single"/>
    </w:rPr>
  </w:style>
  <w:style w:type="character" w:customStyle="1" w:styleId="KeywordTok">
    <w:name w:val="KeywordTok"/>
    <w:basedOn w:val="VerbatimChar"/>
    <w:qFormat/>
    <w:rsid w:val="00833E34"/>
    <w:rPr>
      <w:rFonts w:ascii="Consolas" w:hAnsi="Consolas"/>
      <w:b w:val="0"/>
      <w:i w:val="0"/>
      <w:color w:val="000000" w:themeColor="text1"/>
      <w:sz w:val="18"/>
      <w:shd w:val="clear" w:color="auto" w:fill="F8F8F8"/>
    </w:rPr>
  </w:style>
  <w:style w:type="character" w:customStyle="1" w:styleId="DataTypeTok">
    <w:name w:val="DataTypeTok"/>
    <w:basedOn w:val="VerbatimChar"/>
    <w:qFormat/>
    <w:rsid w:val="00B00530"/>
    <w:rPr>
      <w:rFonts w:ascii="Consolas" w:hAnsi="Consolas"/>
      <w:i w:val="0"/>
      <w:color w:val="000000" w:themeColor="text1"/>
      <w:sz w:val="18"/>
      <w:shd w:val="clear" w:color="auto" w:fill="F8F8F8"/>
    </w:rPr>
  </w:style>
  <w:style w:type="character" w:customStyle="1" w:styleId="DecValTok">
    <w:name w:val="DecValTok"/>
    <w:basedOn w:val="VerbatimChar"/>
    <w:qFormat/>
    <w:rsid w:val="00B1601B"/>
    <w:rPr>
      <w:rFonts w:ascii="Consolas" w:hAnsi="Consolas"/>
      <w:i/>
      <w:color w:val="000000" w:themeColor="text1"/>
      <w:sz w:val="16"/>
      <w:shd w:val="clear" w:color="auto" w:fill="F8F8F8"/>
    </w:rPr>
  </w:style>
  <w:style w:type="character" w:customStyle="1" w:styleId="BaseNTok">
    <w:name w:val="BaseNTok"/>
    <w:basedOn w:val="VerbatimChar"/>
    <w:qFormat/>
    <w:rsid w:val="00B00530"/>
    <w:rPr>
      <w:rFonts w:ascii="Consolas" w:hAnsi="Consolas"/>
      <w:i w:val="0"/>
      <w:color w:val="0000CF"/>
      <w:sz w:val="18"/>
      <w:shd w:val="clear" w:color="auto" w:fill="F8F8F8"/>
    </w:rPr>
  </w:style>
  <w:style w:type="character" w:customStyle="1" w:styleId="FloatTok">
    <w:name w:val="FloatTok"/>
    <w:basedOn w:val="VerbatimChar"/>
    <w:qFormat/>
    <w:rsid w:val="00B00530"/>
    <w:rPr>
      <w:rFonts w:ascii="Consolas" w:hAnsi="Consolas"/>
      <w:i w:val="0"/>
      <w:color w:val="0000CF"/>
      <w:sz w:val="18"/>
      <w:shd w:val="clear" w:color="auto" w:fill="F8F8F8"/>
    </w:rPr>
  </w:style>
  <w:style w:type="character" w:customStyle="1" w:styleId="ConstantTok">
    <w:name w:val="ConstantTok"/>
    <w:basedOn w:val="VerbatimChar"/>
    <w:qFormat/>
    <w:rsid w:val="00B00530"/>
    <w:rPr>
      <w:rFonts w:ascii="Consolas" w:hAnsi="Consolas"/>
      <w:i w:val="0"/>
      <w:color w:val="000000"/>
      <w:sz w:val="18"/>
      <w:shd w:val="clear" w:color="auto" w:fill="F8F8F8"/>
    </w:rPr>
  </w:style>
  <w:style w:type="character" w:customStyle="1" w:styleId="CharTok">
    <w:name w:val="CharTok"/>
    <w:basedOn w:val="VerbatimChar"/>
    <w:qFormat/>
    <w:rsid w:val="00B00530"/>
    <w:rPr>
      <w:rFonts w:ascii="Consolas" w:hAnsi="Consolas"/>
      <w:i w:val="0"/>
      <w:color w:val="4E9A06"/>
      <w:sz w:val="18"/>
      <w:shd w:val="clear" w:color="auto" w:fill="F8F8F8"/>
    </w:rPr>
  </w:style>
  <w:style w:type="character" w:customStyle="1" w:styleId="SpecialCharTok">
    <w:name w:val="SpecialCharTok"/>
    <w:basedOn w:val="VerbatimChar"/>
    <w:qFormat/>
    <w:rsid w:val="00B00530"/>
    <w:rPr>
      <w:rFonts w:ascii="Consolas" w:hAnsi="Consolas"/>
      <w:i w:val="0"/>
      <w:color w:val="000000"/>
      <w:sz w:val="18"/>
      <w:shd w:val="clear" w:color="auto" w:fill="F8F8F8"/>
    </w:rPr>
  </w:style>
  <w:style w:type="character" w:customStyle="1" w:styleId="StringTok">
    <w:name w:val="StringTok"/>
    <w:basedOn w:val="VerbatimChar"/>
    <w:qFormat/>
    <w:rsid w:val="00B00530"/>
    <w:rPr>
      <w:rFonts w:ascii="Consolas" w:hAnsi="Consolas"/>
      <w:i w:val="0"/>
      <w:color w:val="4E9A06"/>
      <w:sz w:val="18"/>
      <w:shd w:val="clear" w:color="auto" w:fill="F8F8F8"/>
    </w:rPr>
  </w:style>
  <w:style w:type="character" w:customStyle="1" w:styleId="VerbatimStringTok">
    <w:name w:val="VerbatimStringTok"/>
    <w:basedOn w:val="VerbatimChar"/>
    <w:qFormat/>
    <w:rsid w:val="00B00530"/>
    <w:rPr>
      <w:rFonts w:ascii="Consolas" w:hAnsi="Consolas"/>
      <w:i w:val="0"/>
      <w:color w:val="4E9A06"/>
      <w:sz w:val="18"/>
      <w:shd w:val="clear" w:color="auto" w:fill="F8F8F8"/>
    </w:rPr>
  </w:style>
  <w:style w:type="character" w:customStyle="1" w:styleId="SpecialStringTok">
    <w:name w:val="SpecialStringTok"/>
    <w:basedOn w:val="VerbatimChar"/>
    <w:qFormat/>
    <w:rsid w:val="00B00530"/>
    <w:rPr>
      <w:rFonts w:ascii="Consolas" w:hAnsi="Consolas"/>
      <w:i w:val="0"/>
      <w:color w:val="4E9A06"/>
      <w:sz w:val="18"/>
      <w:shd w:val="clear" w:color="auto" w:fill="F8F8F8"/>
    </w:rPr>
  </w:style>
  <w:style w:type="character" w:customStyle="1" w:styleId="ImportTok">
    <w:name w:val="ImportTok"/>
    <w:basedOn w:val="VerbatimChar"/>
    <w:qFormat/>
    <w:rsid w:val="00B00530"/>
    <w:rPr>
      <w:rFonts w:ascii="Consolas" w:hAnsi="Consolas"/>
      <w:i w:val="0"/>
      <w:sz w:val="18"/>
      <w:shd w:val="clear" w:color="auto" w:fill="F8F8F8"/>
    </w:rPr>
  </w:style>
  <w:style w:type="character" w:customStyle="1" w:styleId="CommentTok">
    <w:name w:val="CommentTok"/>
    <w:basedOn w:val="VerbatimChar"/>
    <w:qFormat/>
    <w:rsid w:val="00B00530"/>
    <w:rPr>
      <w:rFonts w:ascii="Consolas" w:hAnsi="Consolas"/>
      <w:i w:val="0"/>
      <w:color w:val="000000" w:themeColor="text1"/>
      <w:sz w:val="18"/>
      <w:shd w:val="clear" w:color="auto" w:fill="F8F8F8"/>
    </w:rPr>
  </w:style>
  <w:style w:type="character" w:customStyle="1" w:styleId="DocumentationTok">
    <w:name w:val="DocumentationTok"/>
    <w:basedOn w:val="VerbatimChar"/>
    <w:qFormat/>
    <w:rsid w:val="00B00530"/>
    <w:rPr>
      <w:rFonts w:ascii="Consolas" w:hAnsi="Consolas"/>
      <w:b/>
      <w:i/>
      <w:color w:val="8F5902"/>
      <w:sz w:val="18"/>
      <w:shd w:val="clear" w:color="auto" w:fill="F8F8F8"/>
    </w:rPr>
  </w:style>
  <w:style w:type="character" w:customStyle="1" w:styleId="AnnotationTok">
    <w:name w:val="AnnotationTok"/>
    <w:basedOn w:val="VerbatimChar"/>
    <w:qFormat/>
    <w:rsid w:val="00B00530"/>
    <w:rPr>
      <w:rFonts w:ascii="Consolas" w:hAnsi="Consolas"/>
      <w:b/>
      <w:i/>
      <w:color w:val="8F5902"/>
      <w:sz w:val="18"/>
      <w:shd w:val="clear" w:color="auto" w:fill="F8F8F8"/>
    </w:rPr>
  </w:style>
  <w:style w:type="character" w:customStyle="1" w:styleId="CommentVarTok">
    <w:name w:val="CommentVarTok"/>
    <w:basedOn w:val="VerbatimChar"/>
    <w:qFormat/>
    <w:rsid w:val="00B00530"/>
    <w:rPr>
      <w:rFonts w:ascii="Consolas" w:hAnsi="Consolas"/>
      <w:b/>
      <w:i/>
      <w:color w:val="8F5902"/>
      <w:sz w:val="18"/>
      <w:shd w:val="clear" w:color="auto" w:fill="F8F8F8"/>
    </w:rPr>
  </w:style>
  <w:style w:type="character" w:customStyle="1" w:styleId="OtherTok">
    <w:name w:val="OtherTok"/>
    <w:basedOn w:val="VerbatimChar"/>
    <w:qFormat/>
    <w:rsid w:val="00B00530"/>
    <w:rPr>
      <w:rFonts w:ascii="Consolas" w:hAnsi="Consolas"/>
      <w:i w:val="0"/>
      <w:color w:val="000000" w:themeColor="text1"/>
      <w:sz w:val="18"/>
      <w:shd w:val="clear" w:color="auto" w:fill="F8F8F8"/>
    </w:rPr>
  </w:style>
  <w:style w:type="character" w:customStyle="1" w:styleId="FunctionTok">
    <w:name w:val="FunctionTok"/>
    <w:basedOn w:val="VerbatimChar"/>
    <w:qFormat/>
    <w:rsid w:val="00B00530"/>
    <w:rPr>
      <w:rFonts w:ascii="Consolas" w:hAnsi="Consolas"/>
      <w:i/>
      <w:color w:val="000000"/>
      <w:sz w:val="18"/>
      <w:shd w:val="clear" w:color="auto" w:fill="F8F8F8"/>
    </w:rPr>
  </w:style>
  <w:style w:type="character" w:customStyle="1" w:styleId="VariableTok">
    <w:name w:val="VariableTok"/>
    <w:basedOn w:val="VerbatimChar"/>
    <w:qFormat/>
    <w:rsid w:val="00B00530"/>
    <w:rPr>
      <w:rFonts w:ascii="Consolas" w:hAnsi="Consolas"/>
      <w:i w:val="0"/>
      <w:color w:val="000000"/>
      <w:sz w:val="18"/>
      <w:shd w:val="clear" w:color="auto" w:fill="F8F8F8"/>
    </w:rPr>
  </w:style>
  <w:style w:type="character" w:customStyle="1" w:styleId="ControlFlowTok">
    <w:name w:val="ControlFlowTok"/>
    <w:basedOn w:val="VerbatimChar"/>
    <w:qFormat/>
    <w:rsid w:val="00B00530"/>
    <w:rPr>
      <w:rFonts w:ascii="Consolas" w:hAnsi="Consolas"/>
      <w:b/>
      <w:i w:val="0"/>
      <w:color w:val="204A87"/>
      <w:sz w:val="18"/>
      <w:shd w:val="clear" w:color="auto" w:fill="F8F8F8"/>
    </w:rPr>
  </w:style>
  <w:style w:type="character" w:customStyle="1" w:styleId="OperatorTok">
    <w:name w:val="OperatorTok"/>
    <w:basedOn w:val="VerbatimChar"/>
    <w:qFormat/>
    <w:rsid w:val="00B00530"/>
    <w:rPr>
      <w:rFonts w:ascii="Consolas" w:hAnsi="Consolas"/>
      <w:b/>
      <w:i w:val="0"/>
      <w:color w:val="CE5C00"/>
      <w:sz w:val="18"/>
      <w:shd w:val="clear" w:color="auto" w:fill="F8F8F8"/>
    </w:rPr>
  </w:style>
  <w:style w:type="character" w:customStyle="1" w:styleId="BuiltInTok">
    <w:name w:val="BuiltInTok"/>
    <w:basedOn w:val="VerbatimChar"/>
    <w:qFormat/>
    <w:rsid w:val="00B00530"/>
    <w:rPr>
      <w:rFonts w:ascii="Consolas" w:hAnsi="Consolas"/>
      <w:i w:val="0"/>
      <w:sz w:val="18"/>
      <w:shd w:val="clear" w:color="auto" w:fill="F8F8F8"/>
    </w:rPr>
  </w:style>
  <w:style w:type="character" w:customStyle="1" w:styleId="ExtensionTok">
    <w:name w:val="ExtensionTok"/>
    <w:basedOn w:val="VerbatimChar"/>
    <w:qFormat/>
    <w:rsid w:val="00B00530"/>
    <w:rPr>
      <w:rFonts w:ascii="Consolas" w:hAnsi="Consolas"/>
      <w:i w:val="0"/>
      <w:sz w:val="18"/>
      <w:shd w:val="clear" w:color="auto" w:fill="F8F8F8"/>
    </w:rPr>
  </w:style>
  <w:style w:type="character" w:customStyle="1" w:styleId="PreprocessorTok">
    <w:name w:val="PreprocessorTok"/>
    <w:basedOn w:val="VerbatimChar"/>
    <w:qFormat/>
    <w:rsid w:val="00B00530"/>
    <w:rPr>
      <w:rFonts w:ascii="Consolas" w:hAnsi="Consolas"/>
      <w:i/>
      <w:color w:val="8F5902"/>
      <w:sz w:val="18"/>
      <w:shd w:val="clear" w:color="auto" w:fill="F8F8F8"/>
    </w:rPr>
  </w:style>
  <w:style w:type="character" w:customStyle="1" w:styleId="AttributeTok">
    <w:name w:val="AttributeTok"/>
    <w:basedOn w:val="VerbatimChar"/>
    <w:qFormat/>
    <w:rsid w:val="00B00530"/>
    <w:rPr>
      <w:rFonts w:ascii="Consolas" w:hAnsi="Consolas"/>
      <w:i w:val="0"/>
      <w:color w:val="C4A000"/>
      <w:sz w:val="18"/>
      <w:shd w:val="clear" w:color="auto" w:fill="F8F8F8"/>
    </w:rPr>
  </w:style>
  <w:style w:type="character" w:customStyle="1" w:styleId="RegionMarkerTok">
    <w:name w:val="RegionMarkerTok"/>
    <w:basedOn w:val="VerbatimChar"/>
    <w:qFormat/>
    <w:rsid w:val="00B00530"/>
    <w:rPr>
      <w:rFonts w:ascii="Consolas" w:hAnsi="Consolas"/>
      <w:i w:val="0"/>
      <w:sz w:val="18"/>
      <w:shd w:val="clear" w:color="auto" w:fill="F8F8F8"/>
    </w:rPr>
  </w:style>
  <w:style w:type="character" w:customStyle="1" w:styleId="InformationTok">
    <w:name w:val="InformationTok"/>
    <w:basedOn w:val="VerbatimChar"/>
    <w:qFormat/>
    <w:rsid w:val="00B00530"/>
    <w:rPr>
      <w:rFonts w:ascii="Consolas" w:hAnsi="Consolas"/>
      <w:b/>
      <w:i/>
      <w:color w:val="8F5902"/>
      <w:sz w:val="18"/>
      <w:shd w:val="clear" w:color="auto" w:fill="F8F8F8"/>
    </w:rPr>
  </w:style>
  <w:style w:type="character" w:customStyle="1" w:styleId="WarningTok">
    <w:name w:val="WarningTok"/>
    <w:basedOn w:val="VerbatimChar"/>
    <w:qFormat/>
    <w:rsid w:val="00B00530"/>
    <w:rPr>
      <w:rFonts w:ascii="Consolas" w:hAnsi="Consolas"/>
      <w:b/>
      <w:i/>
      <w:color w:val="8F5902"/>
      <w:sz w:val="18"/>
      <w:shd w:val="clear" w:color="auto" w:fill="F8F8F8"/>
    </w:rPr>
  </w:style>
  <w:style w:type="character" w:customStyle="1" w:styleId="AlertTok">
    <w:name w:val="AlertTok"/>
    <w:basedOn w:val="VerbatimChar"/>
    <w:qFormat/>
    <w:rsid w:val="00B00530"/>
    <w:rPr>
      <w:rFonts w:ascii="Consolas" w:hAnsi="Consolas"/>
      <w:i w:val="0"/>
      <w:color w:val="EF2929"/>
      <w:sz w:val="18"/>
      <w:shd w:val="clear" w:color="auto" w:fill="F8F8F8"/>
    </w:rPr>
  </w:style>
  <w:style w:type="character" w:customStyle="1" w:styleId="ErrorTok">
    <w:name w:val="ErrorTok"/>
    <w:basedOn w:val="VerbatimChar"/>
    <w:qFormat/>
    <w:rsid w:val="00B00530"/>
    <w:rPr>
      <w:rFonts w:ascii="Consolas" w:hAnsi="Consolas"/>
      <w:b/>
      <w:i w:val="0"/>
      <w:color w:val="A40000"/>
      <w:sz w:val="18"/>
      <w:shd w:val="clear" w:color="auto" w:fill="F8F8F8"/>
    </w:rPr>
  </w:style>
  <w:style w:type="character" w:customStyle="1" w:styleId="NormalTok">
    <w:name w:val="NormalTok"/>
    <w:basedOn w:val="VerbatimChar"/>
    <w:qFormat/>
    <w:rsid w:val="00B00530"/>
    <w:rPr>
      <w:rFonts w:ascii="Consolas" w:hAnsi="Consolas"/>
      <w:i w:val="0"/>
      <w:sz w:val="18"/>
      <w:shd w:val="clear" w:color="auto" w:fill="F8F8F8"/>
    </w:rPr>
  </w:style>
  <w:style w:type="character" w:customStyle="1" w:styleId="BodyTextChar">
    <w:name w:val="Body Text Char"/>
    <w:basedOn w:val="DefaultParagraphFont"/>
    <w:link w:val="BodyText"/>
    <w:qFormat/>
    <w:rsid w:val="0098354D"/>
    <w:rPr>
      <w:rFonts w:ascii="Arial" w:hAnsi="Arial"/>
      <w:sz w:val="22"/>
    </w:rPr>
  </w:style>
  <w:style w:type="character" w:customStyle="1" w:styleId="BalloonTextChar">
    <w:name w:val="Balloon Text Char"/>
    <w:basedOn w:val="DefaultParagraphFont"/>
    <w:link w:val="BalloonText"/>
    <w:qFormat/>
    <w:rsid w:val="00A70C7C"/>
    <w:rPr>
      <w:rFonts w:asciiTheme="majorHAnsi" w:hAnsiTheme="majorHAnsi" w:cs="Times New Roman"/>
      <w:sz w:val="18"/>
      <w:szCs w:val="18"/>
    </w:rPr>
  </w:style>
  <w:style w:type="character" w:customStyle="1" w:styleId="BodyText2Char">
    <w:name w:val="Body Text 2 Char"/>
    <w:basedOn w:val="DefaultParagraphFont"/>
    <w:link w:val="BodyText2"/>
    <w:qFormat/>
    <w:rsid w:val="00A70C7C"/>
    <w:rPr>
      <w:rFonts w:ascii="Arial" w:hAnsi="Arial"/>
      <w:sz w:val="22"/>
    </w:rPr>
  </w:style>
  <w:style w:type="character" w:customStyle="1" w:styleId="BodyText3Char">
    <w:name w:val="Body Text 3 Char"/>
    <w:basedOn w:val="DefaultParagraphFont"/>
    <w:link w:val="BodyText3"/>
    <w:qFormat/>
    <w:rsid w:val="00A70C7C"/>
    <w:rPr>
      <w:rFonts w:ascii="Arial" w:hAnsi="Arial"/>
      <w:sz w:val="22"/>
      <w:szCs w:val="16"/>
    </w:rPr>
  </w:style>
  <w:style w:type="character" w:customStyle="1" w:styleId="BodyTextFirstIndentChar">
    <w:name w:val="Body Text First Indent Char"/>
    <w:basedOn w:val="BodyTextChar"/>
    <w:link w:val="BodyTextFirstIndent"/>
    <w:semiHidden/>
    <w:qFormat/>
    <w:rsid w:val="00A70C7C"/>
    <w:rPr>
      <w:rFonts w:ascii="Arial" w:hAnsi="Arial"/>
      <w:sz w:val="22"/>
    </w:rPr>
  </w:style>
  <w:style w:type="character" w:customStyle="1" w:styleId="BodyTextIndent3Char">
    <w:name w:val="Body Text Indent 3 Char"/>
    <w:basedOn w:val="DefaultParagraphFont"/>
    <w:link w:val="BodyTextIndent3"/>
    <w:semiHidden/>
    <w:qFormat/>
    <w:rsid w:val="00A70C7C"/>
    <w:rPr>
      <w:rFonts w:ascii="Arial" w:hAnsi="Arial"/>
      <w:sz w:val="22"/>
      <w:szCs w:val="16"/>
    </w:rPr>
  </w:style>
  <w:style w:type="character" w:customStyle="1" w:styleId="BodyTextIndent2Char">
    <w:name w:val="Body Text Indent 2 Char"/>
    <w:basedOn w:val="DefaultParagraphFont"/>
    <w:link w:val="BodyTextIndent2"/>
    <w:semiHidden/>
    <w:qFormat/>
    <w:rsid w:val="00A70C7C"/>
    <w:rPr>
      <w:rFonts w:ascii="Arial" w:hAnsi="Arial"/>
      <w:sz w:val="22"/>
    </w:rPr>
  </w:style>
  <w:style w:type="character" w:customStyle="1" w:styleId="FooterChar">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style>
  <w:style w:type="character" w:customStyle="1" w:styleId="HeaderChar">
    <w:name w:val="Header Char"/>
    <w:basedOn w:val="DefaultParagraphFont"/>
    <w:link w:val="Header"/>
    <w:qFormat/>
    <w:rsid w:val="00A0085E"/>
    <w:rPr>
      <w:rFonts w:ascii="Arial" w:hAnsi="Arial"/>
      <w:sz w:val="22"/>
    </w:rPr>
  </w:style>
  <w:style w:type="character" w:customStyle="1" w:styleId="MacroTextChar">
    <w:name w:val="Macro Text Char"/>
    <w:basedOn w:val="DefaultParagraphFont"/>
    <w:link w:val="MacroText"/>
    <w:semiHidden/>
    <w:qFormat/>
    <w:rsid w:val="00B00530"/>
    <w:rPr>
      <w:rFonts w:ascii="Consolas" w:hAnsi="Consolas" w:cs="Consolas"/>
      <w:sz w:val="18"/>
      <w:szCs w:val="20"/>
    </w:rPr>
  </w:style>
  <w:style w:type="character" w:customStyle="1" w:styleId="PlainTextChar">
    <w:name w:val="Plain Text Char"/>
    <w:basedOn w:val="DefaultParagraphFont"/>
    <w:link w:val="PlainText"/>
    <w:semiHidden/>
    <w:qFormat/>
    <w:rsid w:val="00B00530"/>
    <w:rPr>
      <w:rFonts w:ascii="Consolas" w:hAnsi="Consolas" w:cs="Consolas"/>
      <w:sz w:val="18"/>
      <w:szCs w:val="21"/>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link w:val="BodyTextChar"/>
    <w:qFormat/>
    <w:rsid w:val="0098354D"/>
    <w:pPr>
      <w:spacing w:before="180" w:after="180" w:line="360" w:lineRule="auto"/>
    </w:pPr>
  </w:style>
  <w:style w:type="paragraph" w:styleId="List">
    <w:name w:val="List"/>
    <w:basedOn w:val="BodyText"/>
    <w:rPr>
      <w:rFonts w:cs="Arial Unicode MS"/>
    </w:rPr>
  </w:style>
  <w:style w:type="paragraph" w:styleId="Caption">
    <w:name w:val="caption"/>
    <w:basedOn w:val="Normal"/>
    <w:link w:val="CaptionChar"/>
    <w:qFormat/>
    <w:rsid w:val="00A70C7C"/>
    <w:rPr>
      <w:i/>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style>
  <w:style w:type="paragraph" w:customStyle="1" w:styleId="Compact">
    <w:name w:val="Compact"/>
    <w:basedOn w:val="BodyText"/>
    <w:qFormat/>
    <w:rsid w:val="0011024E"/>
    <w:pPr>
      <w:spacing w:before="36" w:after="36"/>
    </w:pPr>
    <w:rPr>
      <w:sz w:val="20"/>
    </w:rPr>
  </w:style>
  <w:style w:type="paragraph" w:styleId="Title">
    <w:name w:val="Title"/>
    <w:basedOn w:val="Normal"/>
    <w:next w:val="BodyText"/>
    <w:qFormat/>
    <w:rsid w:val="0098354D"/>
    <w:pPr>
      <w:keepNext/>
      <w:keepLines/>
      <w:spacing w:after="200"/>
      <w:jc w:val="center"/>
    </w:pPr>
    <w:rPr>
      <w:rFonts w:eastAsiaTheme="majorEastAsia" w:cstheme="majorBidi"/>
      <w:b/>
      <w:bCs/>
      <w:color w:val="000000" w:themeColor="text1"/>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rsid w:val="0098354D"/>
    <w:pPr>
      <w:keepNext/>
      <w:keepLines/>
      <w:spacing w:before="40" w:after="220"/>
      <w:jc w:val="center"/>
    </w:pPr>
    <w:rPr>
      <w:rFonts w:ascii="Arial" w:hAnsi="Arial"/>
      <w:sz w:val="22"/>
    </w:rPr>
  </w:style>
  <w:style w:type="paragraph" w:styleId="Date">
    <w:name w:val="Date"/>
    <w:next w:val="BodyText"/>
    <w:qFormat/>
    <w:rsid w:val="0098354D"/>
    <w:pPr>
      <w:keepNext/>
      <w:keepLines/>
      <w:spacing w:after="220"/>
      <w:jc w:val="center"/>
    </w:pPr>
    <w:rPr>
      <w:rFonts w:ascii="Arial" w:hAnsi="Arial"/>
      <w:sz w:val="22"/>
    </w:rPr>
  </w:style>
  <w:style w:type="paragraph" w:customStyle="1" w:styleId="Abstract">
    <w:name w:val="Abstract"/>
    <w:basedOn w:val="Normal"/>
    <w:next w:val="BodyText"/>
    <w:qFormat/>
    <w:rsid w:val="0098354D"/>
    <w:pPr>
      <w:keepNext/>
      <w:keepLines/>
      <w:spacing w:before="220" w:after="220" w:line="360" w:lineRule="auto"/>
      <w:ind w:left="720" w:right="720"/>
    </w:pPr>
    <w:rPr>
      <w:sz w:val="20"/>
      <w:szCs w:val="20"/>
    </w:rPr>
  </w:style>
  <w:style w:type="paragraph" w:styleId="Bibliography">
    <w:name w:val="Bibliography"/>
    <w:basedOn w:val="Normal"/>
    <w:qFormat/>
    <w:rsid w:val="00A75392"/>
    <w:pPr>
      <w:spacing w:after="220"/>
      <w:ind w:left="720" w:hanging="720"/>
    </w:p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rPr>
      <w:sz w:val="18"/>
    </w:rPr>
  </w:style>
  <w:style w:type="paragraph" w:customStyle="1" w:styleId="DefinitionTerm">
    <w:name w:val="Definition Term"/>
    <w:basedOn w:val="Normal"/>
    <w:next w:val="Definition"/>
    <w:qFormat/>
    <w:pPr>
      <w:keepNext/>
      <w:keepLines/>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rsid w:val="002C20DE"/>
    <w:pPr>
      <w:spacing w:before="100" w:after="220"/>
    </w:pPr>
    <w:rPr>
      <w:b/>
      <w:i w:val="0"/>
      <w:sz w:val="20"/>
    </w:rPr>
  </w:style>
  <w:style w:type="paragraph" w:customStyle="1" w:styleId="Figure">
    <w:name w:val="Figure"/>
    <w:basedOn w:val="Normal"/>
    <w:qFormat/>
    <w:rsid w:val="00E2640B"/>
    <w:pPr>
      <w:jc w:val="center"/>
    </w:pPr>
  </w:style>
  <w:style w:type="paragraph" w:customStyle="1" w:styleId="CaptionedFigure">
    <w:name w:val="Captioned Figure"/>
    <w:basedOn w:val="Figure"/>
    <w:qFormat/>
    <w:rsid w:val="00E2640B"/>
    <w:pPr>
      <w:keepNext/>
    </w:pPr>
  </w:style>
  <w:style w:type="paragraph" w:styleId="IndexHeading">
    <w:name w:val="index heading"/>
    <w:basedOn w:val="Heading"/>
  </w:style>
  <w:style w:type="paragraph" w:styleId="TOCHeading">
    <w:name w:val="TOC Heading"/>
    <w:basedOn w:val="Heading1"/>
    <w:next w:val="BodyText"/>
    <w:uiPriority w:val="39"/>
    <w:unhideWhenUsed/>
    <w:qFormat/>
    <w:rsid w:val="00C80241"/>
    <w:pPr>
      <w:spacing w:after="120" w:line="259" w:lineRule="auto"/>
      <w:outlineLvl w:val="9"/>
    </w:pPr>
    <w:rPr>
      <w:bCs w:val="0"/>
    </w:rPr>
  </w:style>
  <w:style w:type="paragraph" w:customStyle="1" w:styleId="SourceCode">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rPr>
      <w:rFonts w:asciiTheme="majorHAnsi" w:hAnsiTheme="majorHAnsi" w:cs="Times New Roman"/>
      <w:sz w:val="18"/>
      <w:szCs w:val="18"/>
    </w:rPr>
  </w:style>
  <w:style w:type="paragraph" w:styleId="BodyText2">
    <w:name w:val="Body Text 2"/>
    <w:basedOn w:val="Normal"/>
    <w:link w:val="BodyText2Char"/>
    <w:qFormat/>
    <w:rsid w:val="00A70C7C"/>
  </w:style>
  <w:style w:type="paragraph" w:styleId="BodyText3">
    <w:name w:val="Body Text 3"/>
    <w:basedOn w:val="Normal"/>
    <w:link w:val="BodyText3Char"/>
    <w:qFormat/>
    <w:rsid w:val="00A70C7C"/>
    <w:rPr>
      <w:szCs w:val="16"/>
    </w:rPr>
  </w:style>
  <w:style w:type="paragraph" w:styleId="BodyTextFirstIndent">
    <w:name w:val="Body Text First Indent"/>
    <w:basedOn w:val="BodyText"/>
    <w:link w:val="BodyTextFirstIndentChar"/>
    <w:semiHidden/>
    <w:unhideWhenUsed/>
    <w:rsid w:val="00A70C7C"/>
    <w:pPr>
      <w:spacing w:before="0" w:after="0"/>
      <w:ind w:firstLine="360"/>
    </w:p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style>
  <w:style w:type="paragraph" w:customStyle="1" w:styleId="HeaderandFooter">
    <w:name w:val="Header and Footer"/>
    <w:basedOn w:val="Normal"/>
    <w:qFormat/>
  </w:style>
  <w:style w:type="paragraph" w:styleId="Footer">
    <w:name w:val="footer"/>
    <w:basedOn w:val="Normal"/>
    <w:link w:val="FooterChar"/>
    <w:unhideWhenUsed/>
    <w:rsid w:val="00A0085E"/>
    <w:pPr>
      <w:tabs>
        <w:tab w:val="center" w:pos="4680"/>
        <w:tab w:val="right" w:pos="9360"/>
      </w:tabs>
    </w:pPr>
    <w:rPr>
      <w:sz w:val="16"/>
    </w:rPr>
  </w:style>
  <w:style w:type="paragraph" w:styleId="Header">
    <w:name w:val="header"/>
    <w:basedOn w:val="Normal"/>
    <w:link w:val="HeaderChar"/>
    <w:unhideWhenUsed/>
    <w:rsid w:val="00A0085E"/>
    <w:pPr>
      <w:tabs>
        <w:tab w:val="center" w:pos="4680"/>
        <w:tab w:val="right" w:pos="9360"/>
      </w:tabs>
    </w:pPr>
  </w:style>
  <w:style w:type="paragraph" w:styleId="TOC2">
    <w:name w:val="toc 2"/>
    <w:basedOn w:val="Normal"/>
    <w:next w:val="Normal"/>
    <w:autoRedefine/>
    <w:uiPriority w:val="39"/>
    <w:unhideWhenUsed/>
    <w:rsid w:val="00A11931"/>
    <w:pPr>
      <w:spacing w:after="100"/>
      <w:ind w:left="220"/>
    </w:pPr>
  </w:style>
  <w:style w:type="paragraph" w:styleId="TOC3">
    <w:name w:val="toc 3"/>
    <w:basedOn w:val="Normal"/>
    <w:next w:val="Normal"/>
    <w:autoRedefine/>
    <w:uiPriority w:val="39"/>
    <w:unhideWhenUsed/>
    <w:rsid w:val="00A11931"/>
    <w:pPr>
      <w:spacing w:after="100"/>
      <w:ind w:left="440"/>
    </w:pPr>
  </w:style>
  <w:style w:type="paragraph" w:styleId="MacroText">
    <w:name w:val="macro"/>
    <w:link w:val="MacroTextChar"/>
    <w:semiHidden/>
    <w:unhideWhenUsed/>
    <w:qFormat/>
    <w:rsid w:val="00B00530"/>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18"/>
      <w:szCs w:val="20"/>
    </w:rPr>
  </w:style>
  <w:style w:type="paragraph" w:styleId="PlainText">
    <w:name w:val="Plain Text"/>
    <w:basedOn w:val="Normal"/>
    <w:link w:val="PlainTextChar"/>
    <w:semiHidden/>
    <w:unhideWhenUsed/>
    <w:qFormat/>
    <w:rsid w:val="00B00530"/>
    <w:rPr>
      <w:rFonts w:ascii="Consolas" w:hAnsi="Consolas" w:cs="Consolas"/>
      <w:sz w:val="18"/>
      <w:szCs w:val="21"/>
    </w:rPr>
  </w:style>
  <w:style w:type="paragraph" w:customStyle="1" w:styleId="center">
    <w:name w:val="center"/>
    <w:basedOn w:val="BodyText"/>
    <w:qFormat/>
    <w:rsid w:val="00977E86"/>
    <w:pPr>
      <w:jc w:val="center"/>
    </w:pPr>
  </w:style>
  <w:style w:type="paragraph" w:customStyle="1" w:styleId="footnotesize">
    <w:name w:val="footnotesize"/>
    <w:basedOn w:val="BodyText"/>
    <w:qFormat/>
    <w:rsid w:val="00DA6F82"/>
    <w:rPr>
      <w:sz w:val="16"/>
    </w:rPr>
  </w:style>
  <w:style w:type="paragraph" w:customStyle="1" w:styleId="detailbox">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customStyle="1" w:styleId="Author-Name">
    <w:name w:val="Author-Name"/>
    <w:basedOn w:val="FirstParagraph"/>
    <w:qFormat/>
    <w:rsid w:val="009E1494"/>
    <w:pPr>
      <w:spacing w:before="100" w:after="0" w:line="240" w:lineRule="auto"/>
      <w:ind w:left="1440" w:right="1440"/>
      <w:jc w:val="center"/>
    </w:pPr>
    <w:rPr>
      <w:b/>
      <w:bCs/>
    </w:rPr>
  </w:style>
  <w:style w:type="paragraph" w:customStyle="1" w:styleId="Author-Affiliation">
    <w:name w:val="Author-Affiliation"/>
    <w:basedOn w:val="Author-Name"/>
    <w:qFormat/>
    <w:rsid w:val="009E1494"/>
    <w:pPr>
      <w:spacing w:before="0"/>
    </w:pPr>
    <w:rPr>
      <w:b w:val="0"/>
    </w:rPr>
  </w:style>
  <w:style w:type="paragraph" w:customStyle="1" w:styleId="Author-email">
    <w:name w:val="Author-email"/>
    <w:basedOn w:val="Author-Affiliation"/>
    <w:qFormat/>
    <w:rsid w:val="008F24CE"/>
    <w:rPr>
      <w:i/>
      <w:iCs/>
    </w:rPr>
  </w:style>
  <w:style w:type="paragraph" w:customStyle="1" w:styleId="Author-ORCID">
    <w:name w:val="Author-ORCID"/>
    <w:basedOn w:val="BodyText"/>
    <w:qFormat/>
    <w:rsid w:val="00965F7E"/>
    <w:pPr>
      <w:spacing w:before="0" w:after="0" w:line="240" w:lineRule="auto"/>
      <w:ind w:left="1440" w:right="1440"/>
      <w:jc w:val="center"/>
    </w:pPr>
  </w:style>
  <w:style w:type="paragraph" w:customStyle="1" w:styleId="FrameContents">
    <w:name w:val="Frame Contents"/>
    <w:basedOn w:val="Normal"/>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ListTable3-Accent2">
    <w:name w:val="List Table 3 Accent 2"/>
    <w:basedOn w:val="TableNormal"/>
    <w:uiPriority w:val="48"/>
    <w:rsid w:val="002C228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paragraph" w:styleId="Revision">
    <w:name w:val="Revision"/>
    <w:hidden/>
    <w:semiHidden/>
    <w:rsid w:val="00460FBE"/>
    <w:pPr>
      <w:suppressAutoHyphens w:val="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people" Target="peop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14</Pages>
  <Words>4532</Words>
  <Characters>25838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Adaptation of the Manly-Jones algorithm to the HRS core survey data</vt:lpstr>
    </vt:vector>
  </TitlesOfParts>
  <Company>Brown University</Company>
  <LinksUpToDate>false</LinksUpToDate>
  <CharactersWithSpaces>30310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Adaptation of the Manly-Jones algorithm to the HRS core survey data</dc:title>
  <dc:subject/>
  <dc:creator/>
  <dc:description/>
  <cp:lastModifiedBy>Jones, Rich</cp:lastModifiedBy>
  <cp:revision>1</cp:revision>
  <dcterms:created xsi:type="dcterms:W3CDTF">2026-10-18T11:42:00Z</dcterms:created>
  <dcterms:modified xsi:type="dcterms:W3CDTF">2026-10-18T19:06:00Z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2026-10-18</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