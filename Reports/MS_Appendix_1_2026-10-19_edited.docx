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37C51" w14:textId="77777777" w:rsidR="009765BE" w:rsidRDefault="00000000">
      <w:pPr>
        <w:pStyle w:val="Title"/>
      </w:pPr>
      <w:r>
        <w:t>Adaptation of the Manly-Jones algorithm to the HRS core survey data</w:t>
      </w:r>
    </w:p>
    <w:p w14:paraId="62A51866" w14:textId="77777777" w:rsidR="009765BE" w:rsidRDefault="00000000">
      <w:pPr>
        <w:pStyle w:val="Date"/>
      </w:pPr>
      <w:r>
        <w:t>2026-10-19</w:t>
      </w:r>
    </w:p>
    <w:p w14:paraId="72A5ED53" w14:textId="77777777" w:rsidR="009765BE" w:rsidRDefault="00000000">
      <w:pPr>
        <w:pStyle w:val="Heading2"/>
      </w:pPr>
      <w:bookmarkStart w:id="0" w:name="purpose-and-overview"/>
      <w:r>
        <w:t>Purpose and overview</w:t>
      </w:r>
    </w:p>
    <w:p w14:paraId="628E750C" w14:textId="6350F196" w:rsidR="009765BE" w:rsidRDefault="00000000">
      <w:pPr>
        <w:pStyle w:val="FirstParagraph"/>
      </w:pPr>
      <w:del w:id="1" w:author="Jones, Rich" w:date="2026-10-20T17:29:00Z" w16du:dateUtc="2026-10-20T21:29:00Z">
        <w:r w:rsidDel="00E65E14">
          <w:delText xml:space="preserve">The analysis of the incidence of MCI and dementia in the HRS-HCAP Wave 1 sample is supported by a cognitive classification at the last HRS core interview for participants who died or dropped out before HRS-HCAP Wave 2 (2022). </w:delText>
        </w:r>
      </w:del>
      <w:r>
        <w:t xml:space="preserve">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None of that data is available in the core interview. The HRS core interview (Crimmins et al., 2011; </w:t>
      </w:r>
      <w:proofErr w:type="spellStart"/>
      <w:r>
        <w:t>Ofstedal</w:t>
      </w:r>
      <w:proofErr w:type="spellEnd"/>
      <w:r>
        <w:t xml:space="preserve">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w:t>
      </w:r>
    </w:p>
    <w:p w14:paraId="0E2D3CC8" w14:textId="77777777" w:rsidR="009765BE" w:rsidRDefault="00000000">
      <w:pPr>
        <w:pStyle w:val="BodyText"/>
      </w:pPr>
      <w:r>
        <w:t>To address these differences, we constructed an adaptation we call the “core algorithm”, that follows the logic of the Manly-Jones algorithm with core measures and is calibrated to the Manly-Jones classifications of the same people at HCAP Wave 1 (2016). The core algorithm has 4 steps (Figure A1):</w:t>
      </w:r>
    </w:p>
    <w:p w14:paraId="78817BF3" w14:textId="77777777" w:rsidR="009765BE" w:rsidRDefault="00000000">
      <w:pPr>
        <w:pStyle w:val="BodyText"/>
      </w:pPr>
      <w:r>
        <w:t>(1) a single cognitive factor score is estimated from the core items;</w:t>
      </w:r>
    </w:p>
    <w:p w14:paraId="1A7D1B6E" w14:textId="77777777" w:rsidR="009765BE" w:rsidRDefault="00000000">
      <w:pPr>
        <w:pStyle w:val="BodyText"/>
      </w:pPr>
      <w:r>
        <w:t>(2) the factor score is normed against the HRS-HCAP robust normative sample and expressed as a demographically adjusted T score;</w:t>
      </w:r>
    </w:p>
    <w:p w14:paraId="4C921211" w14:textId="77777777" w:rsidR="009765BE" w:rsidRDefault="00000000">
      <w:pPr>
        <w:pStyle w:val="BodyText"/>
      </w:pPr>
      <w:r>
        <w:t>(3) T-score cut points are set so that the weighted class shares match those of the Manly-Jones algorithm at HCAP Wave 1 (2016); and</w:t>
      </w:r>
    </w:p>
    <w:p w14:paraId="1ACBFE7B" w14:textId="77777777" w:rsidR="009765BE" w:rsidRDefault="00000000">
      <w:pPr>
        <w:pStyle w:val="BodyText"/>
      </w:pPr>
      <w:r>
        <w:t>(4) decision rules combine the T score, using those cut points, with self-rated memory change, or use the informant questionnaire when no cognitive tests were completed.</w:t>
      </w:r>
    </w:p>
    <w:p w14:paraId="1EEE622B" w14:textId="77777777" w:rsidR="009765BE" w:rsidRDefault="00000000">
      <w:pPr>
        <w:pStyle w:val="BodyText"/>
      </w:pPr>
      <w:r>
        <w:t xml:space="preserve">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and/or age, but </w:t>
      </w:r>
      <w:r>
        <w:lastRenderedPageBreak/>
        <w:t>the scoring model does not change. The same item thresholds, norms, and cut points convert a 2022 response pattern exactly as they would convert the same pattern observed in 2016.</w:t>
      </w:r>
    </w:p>
    <w:p w14:paraId="3A38C8EA" w14:textId="77777777" w:rsidR="009765BE" w:rsidRDefault="00000000">
      <w:pPr>
        <w:pStyle w:val="CaptionedFigure"/>
      </w:pPr>
      <w:r>
        <w:rPr>
          <w:noProof/>
        </w:rPr>
        <w:drawing>
          <wp:inline distT="0" distB="0" distL="0" distR="0" wp14:anchorId="36289EB3" wp14:editId="4F5D1962">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6"/>
                    <a:stretch>
                      <a:fillRect/>
                    </a:stretch>
                  </pic:blipFill>
                  <pic:spPr bwMode="auto">
                    <a:xfrm>
                      <a:off x="0" y="0"/>
                      <a:ext cx="5930900" cy="5882005"/>
                    </a:xfrm>
                    <a:prstGeom prst="rect">
                      <a:avLst/>
                    </a:prstGeom>
                    <a:noFill/>
                  </pic:spPr>
                </pic:pic>
              </a:graphicData>
            </a:graphic>
          </wp:inline>
        </w:drawing>
      </w:r>
    </w:p>
    <w:p w14:paraId="2F8082D0" w14:textId="77777777" w:rsidR="009765BE" w:rsidRDefault="00000000">
      <w:pPr>
        <w:pStyle w:val="ImageCaption"/>
      </w:pPr>
      <w:r>
        <w:t>Figure A1. Core algorithm decision structure. T: demographically adjusted T score (Step 2); τ</w:t>
      </w:r>
      <w:r>
        <w:rPr>
          <w:vertAlign w:val="subscript"/>
        </w:rPr>
        <w:t>1</w:t>
      </w:r>
      <w:r>
        <w:t xml:space="preserve"> and τ</w:t>
      </w:r>
      <w:r>
        <w:rPr>
          <w:vertAlign w:val="subscript"/>
        </w:rPr>
        <w:t>2</w:t>
      </w:r>
      <w:r>
        <w:t>: severe and moderate T-score cut points (Step 3). IQCODE: Informant Questionnaire on Cognitive Decline in the Elderly. Self-rated concerns is a rating of memory worse than 2 years ago, and the “yes” arm includes don’t know, refused, and not ascertained.</w:t>
      </w:r>
      <w:bookmarkEnd w:id="0"/>
    </w:p>
    <w:p w14:paraId="70273C2D" w14:textId="77777777" w:rsidR="009765BE" w:rsidRDefault="00000000">
      <w:pPr>
        <w:pStyle w:val="Heading2"/>
      </w:pPr>
      <w:bookmarkStart w:id="2" w:name="data"/>
      <w:r>
        <w:t>Data</w:t>
      </w:r>
    </w:p>
    <w:p w14:paraId="2C3C89A7" w14:textId="77777777" w:rsidR="009765BE" w:rsidRDefault="00000000">
      <w:pPr>
        <w:pStyle w:val="FirstParagraph"/>
      </w:pPr>
      <w:r>
        <w:t>The analytic sample is the 3,496 HRS-HCAP Wave 1 (2016) participants, followed in the HRS core interviews of 2016, 2018, 2020, and 2022. The core algorithm uses 4 kinds of core data:</w:t>
      </w:r>
    </w:p>
    <w:p w14:paraId="29799686" w14:textId="77777777" w:rsidR="009765BE" w:rsidRDefault="00000000">
      <w:pPr>
        <w:pStyle w:val="BodyText"/>
      </w:pPr>
      <w:r>
        <w:lastRenderedPageBreak/>
        <w:t>(1) the 8 cognitive items in Table A1;</w:t>
      </w:r>
    </w:p>
    <w:p w14:paraId="389057C4" w14:textId="77777777" w:rsidR="009765BE" w:rsidRDefault="00000000">
      <w:pPr>
        <w:pStyle w:val="BodyText"/>
      </w:pPr>
      <w:r>
        <w:t>(2) self-rated memory compared with 2 years ago (HRS item D102: better, about the same, or worse);</w:t>
      </w:r>
    </w:p>
    <w:p w14:paraId="1483BFD1" w14:textId="77777777" w:rsidR="009765BE" w:rsidRDefault="00000000">
      <w:pPr>
        <w:pStyle w:val="BodyText"/>
      </w:pPr>
      <w:r>
        <w:t>(3) the 16-item informant questionnaire (IQCODE; Jorm, 1994), scored as the mean item rating from 1 (much improved) to 5 (much worse) and collected in proxy interviews; and</w:t>
      </w:r>
    </w:p>
    <w:p w14:paraId="1D625E97" w14:textId="77777777" w:rsidR="009765BE" w:rsidRDefault="00000000">
      <w:pPr>
        <w:pStyle w:val="BodyText"/>
      </w:pPr>
      <w:r>
        <w:t>(4) age, sex, race and ethnicity (non-Hispanic Black, Hispanic), and years of schooling.</w:t>
      </w:r>
    </w:p>
    <w:p w14:paraId="61D37A08" w14:textId="77777777" w:rsidR="009765BE" w:rsidRDefault="00000000">
      <w:pPr>
        <w:pStyle w:val="BodyText"/>
      </w:pPr>
      <w:r>
        <w:t>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2"/>
    </w:p>
    <w:p w14:paraId="08FD6112" w14:textId="77777777" w:rsidR="009765BE" w:rsidRDefault="00000000">
      <w:pPr>
        <w:pStyle w:val="Heading2"/>
      </w:pPr>
      <w:bookmarkStart w:id="3" w:name="X8633faf0f13a567da3be25604556cc40a1f478a"/>
      <w:r>
        <w:t>Approach: Step 1. A single cognitive score from the core battery</w:t>
      </w:r>
    </w:p>
    <w:p w14:paraId="7B81B30C" w14:textId="28E19EF2" w:rsidR="009765BE" w:rsidDel="00E65E14" w:rsidRDefault="00000000">
      <w:pPr>
        <w:pStyle w:val="FirstParagraph"/>
        <w:rPr>
          <w:del w:id="4" w:author="Jones, Rich" w:date="2026-10-20T17:31:00Z" w16du:dateUtc="2026-10-20T21:31:00Z"/>
        </w:rPr>
      </w:pPr>
      <w:del w:id="5" w:author="Jones, Rich" w:date="2026-10-20T17:31:00Z" w16du:dateUtc="2026-10-20T21:31:00Z">
        <w:r w:rsidDel="00E65E14">
          <w:delText>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Ofstedal et al., 2005), and a mix of item formats (counts with ceilings, a pass/fail item, and continuous scores). In the core data, the 5 domain scores cannot be estimated with useful precision.</w:delText>
        </w:r>
      </w:del>
    </w:p>
    <w:p w14:paraId="39BEC673" w14:textId="03C36F34" w:rsidR="009765BE" w:rsidRDefault="00000000">
      <w:pPr>
        <w:pStyle w:val="BodyText"/>
      </w:pPr>
      <w:r>
        <w:t>The core data can be used to generate a unidimensional composite of cognitive performance</w:t>
      </w:r>
      <w:del w:id="6" w:author="Jones, Rich" w:date="2026-10-20T17:31:00Z" w16du:dateUtc="2026-10-20T21:31:00Z">
        <w:r w:rsidDel="00E65E14">
          <w:delText xml:space="preserve"> given the available items</w:delText>
        </w:r>
      </w:del>
      <w:r>
        <w:t xml:space="preserve">. We begin this with a single-factor confirmatory factor analysis (CFA) model. This model uses ordinal and binary items entered through probit thresholds, and the 3 continuous scores (animal naming, delayed word recall, and number series) were rescaled to the 0-1 range (continuous), all modeled as caused by a single general latent variable. The model was fit to HRS 2016 respondents aged 65 and older (N = 9,218) with the complex sample design and the HRS-HCAP Wave 1 weights. The use of HRS-HCAP Wave 1 weights </w:t>
      </w:r>
      <w:ins w:id="7" w:author="Jones, Rich" w:date="2026-10-20T17:32:00Z" w16du:dateUtc="2026-10-20T21:32:00Z">
        <w:r w:rsidR="00E65E14">
          <w:t xml:space="preserve">means that </w:t>
        </w:r>
      </w:ins>
      <w:del w:id="8" w:author="Jones, Rich" w:date="2026-10-20T17:32:00Z" w16du:dateUtc="2026-10-20T21:32:00Z">
        <w:r w:rsidDel="00E65E14">
          <w:delText xml:space="preserve">results in </w:delText>
        </w:r>
      </w:del>
      <w:r>
        <w:t xml:space="preserve">those respondents </w:t>
      </w:r>
      <w:del w:id="9" w:author="Jones, Rich" w:date="2026-10-20T17:32:00Z" w16du:dateUtc="2026-10-20T21:32:00Z">
        <w:r w:rsidDel="00E65E14">
          <w:delText xml:space="preserve">outside </w:delText>
        </w:r>
      </w:del>
      <w:ins w:id="10" w:author="Jones, Rich" w:date="2026-10-20T17:32:00Z" w16du:dateUtc="2026-10-20T21:32:00Z">
        <w:r w:rsidR="00E65E14">
          <w:t>not in the</w:t>
        </w:r>
        <w:r w:rsidR="00E65E14">
          <w:t xml:space="preserve"> </w:t>
        </w:r>
      </w:ins>
      <w:r>
        <w:t xml:space="preserve">HRS-HCAP sample </w:t>
      </w:r>
      <w:ins w:id="11" w:author="Jones, Rich" w:date="2026-10-20T17:32:00Z" w16du:dateUtc="2026-10-20T21:32:00Z">
        <w:r w:rsidR="00E65E14">
          <w:t xml:space="preserve">are included in the analysis with </w:t>
        </w:r>
      </w:ins>
      <w:del w:id="12" w:author="Jones, Rich" w:date="2026-10-20T17:33:00Z" w16du:dateUtc="2026-10-20T21:33:00Z">
        <w:r w:rsidDel="00E65E14">
          <w:delText xml:space="preserve">being included with </w:delText>
        </w:r>
      </w:del>
      <w:r>
        <w:t xml:space="preserve">a weight of 0, so the estimates describe the population that HRS-HCAP represents (3,283 HRS-HCAP participants with at least 1 HRS core item response). We first evaluate model fit in the pairwise complete sample with the weighted least squares </w:t>
      </w:r>
      <w:r>
        <w:lastRenderedPageBreak/>
        <w:t xml:space="preserve">mean and variance adjusted (WLSMV) estimator fit using Mplus software (version 9, Muthén &amp; Muthén, Los Angeles, CA). Then, item parameters were estimated by maximum likelihood with robust standard errors (MLR) and a probit link, which uses every 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(Bock &amp; </w:t>
      </w:r>
      <w:proofErr w:type="spellStart"/>
      <w:r>
        <w:t>Mislevy</w:t>
      </w:r>
      <w:proofErr w:type="spellEnd"/>
      <w:r>
        <w:t>,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bookmarkEnd w:id="3"/>
    </w:p>
    <w:p w14:paraId="66D0039D" w14:textId="77777777" w:rsidR="009765BE" w:rsidRDefault="00000000">
      <w:pPr>
        <w:pStyle w:val="Heading2"/>
      </w:pPr>
      <w:r>
        <w:t>Results: Step 1. A single cognitive score from the core battery</w:t>
      </w:r>
    </w:p>
    <w:p w14:paraId="55279612" w14:textId="4066BFFD" w:rsidR="009765BE" w:rsidRDefault="00000000">
      <w:pPr>
        <w:pStyle w:val="FirstParagraph"/>
      </w:pPr>
      <w:r>
        <w:t>The single-factor model fit well (RMSEA = 0.035, 90% CI 0.031 to 0.039; CFI = 0.966; TLI = 0.952; SRMR = 0.047)</w:t>
      </w:r>
      <w:r>
        <w:rPr>
          <w:rStyle w:val="FootnoteReference"/>
        </w:rPr>
        <w:footnoteReference w:id="1"/>
      </w:r>
      <w:r>
        <w:t xml:space="preserve"> by the conventional guides. Standardized 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w:t>
      </w:r>
      <w:proofErr w:type="spellStart"/>
      <w:r>
        <w:t>item</w:t>
      </w:r>
      <w:ins w:id="13" w:author="Jones, Rich" w:date="2026-10-20T17:34:00Z" w16du:dateUtc="2026-10-20T21:34:00Z">
        <w:r w:rsidR="00E65E14">
          <w:t>.</w:t>
        </w:r>
      </w:ins>
      <w:del w:id="14" w:author="Jones, Rich" w:date="2026-10-20T17:34:00Z" w16du:dateUtc="2026-10-20T21:34:00Z">
        <w:r w:rsidDel="00E65E14">
          <w:delText xml:space="preserve">; </w:delText>
        </w:r>
      </w:del>
      <w:ins w:id="15" w:author="Jones, Rich" w:date="2026-10-20T17:34:00Z" w16du:dateUtc="2026-10-20T21:34:00Z">
        <w:r w:rsidR="00E65E14">
          <w:t>Instead</w:t>
        </w:r>
        <w:proofErr w:type="spellEnd"/>
        <w:r w:rsidR="00E65E14">
          <w:t>, the difference</w:t>
        </w:r>
      </w:ins>
      <w:del w:id="16" w:author="Jones, Rich" w:date="2026-10-20T17:34:00Z" w16du:dateUtc="2026-10-20T21:34:00Z">
        <w:r w:rsidDel="00E65E14">
          <w:delText>we did not examine the difference further, but it</w:delText>
        </w:r>
      </w:del>
      <w:r>
        <w:t xml:space="preserve">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9765BE" w14:paraId="3E4ABDB0"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6AB509E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 HRS core cognitive items and standardized factor loadings</w:t>
            </w:r>
          </w:p>
        </w:tc>
      </w:tr>
      <w:tr w:rsidR="009765BE" w14:paraId="7DD85ACA"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545BD4B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61FB564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0229C2A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171E3B5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Loading (WLSMV)</w:t>
            </w:r>
          </w:p>
        </w:tc>
      </w:tr>
      <w:tr w:rsidR="009765BE" w14:paraId="1F7A0ED9" w14:textId="77777777">
        <w:trPr>
          <w:trHeight w:val="360"/>
          <w:jc w:val="center"/>
        </w:trPr>
        <w:tc>
          <w:tcPr>
            <w:tcW w:w="2880" w:type="dxa"/>
            <w:tcBorders>
              <w:top w:val="single" w:sz="12" w:space="0" w:color="666666"/>
            </w:tcBorders>
            <w:shd w:val="clear" w:color="auto" w:fill="FFFFFF"/>
          </w:tcPr>
          <w:p w14:paraId="701FFFD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16A6390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01E60F9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71F0019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r>
      <w:tr w:rsidR="009765BE" w14:paraId="6170DE29" w14:textId="77777777">
        <w:trPr>
          <w:trHeight w:val="360"/>
          <w:jc w:val="center"/>
        </w:trPr>
        <w:tc>
          <w:tcPr>
            <w:tcW w:w="2880" w:type="dxa"/>
            <w:shd w:val="clear" w:color="auto" w:fill="FFFFFF"/>
          </w:tcPr>
          <w:p w14:paraId="2898512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766E397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7D9F13B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5AC562E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r>
      <w:tr w:rsidR="009765BE" w14:paraId="34BBD661" w14:textId="77777777">
        <w:trPr>
          <w:trHeight w:val="360"/>
          <w:jc w:val="center"/>
        </w:trPr>
        <w:tc>
          <w:tcPr>
            <w:tcW w:w="2880" w:type="dxa"/>
            <w:shd w:val="clear" w:color="auto" w:fill="FFFFFF"/>
          </w:tcPr>
          <w:p w14:paraId="4207B05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3C051DE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2B59CD8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2F2EE2B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0.84</w:t>
            </w:r>
          </w:p>
        </w:tc>
      </w:tr>
      <w:tr w:rsidR="009765BE" w14:paraId="28D2322A" w14:textId="77777777">
        <w:trPr>
          <w:trHeight w:val="360"/>
          <w:jc w:val="center"/>
        </w:trPr>
        <w:tc>
          <w:tcPr>
            <w:tcW w:w="2880" w:type="dxa"/>
            <w:shd w:val="clear" w:color="auto" w:fill="FFFFFF"/>
          </w:tcPr>
          <w:p w14:paraId="251C098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3FA7368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0CE467E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3173215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9765BE" w14:paraId="33C18E2A" w14:textId="77777777">
        <w:trPr>
          <w:trHeight w:val="360"/>
          <w:jc w:val="center"/>
        </w:trPr>
        <w:tc>
          <w:tcPr>
            <w:tcW w:w="2880" w:type="dxa"/>
            <w:shd w:val="clear" w:color="auto" w:fill="FFFFFF"/>
          </w:tcPr>
          <w:p w14:paraId="22DB33E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4E62D2B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4039F63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0AA6957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9765BE" w14:paraId="5B52DB4F" w14:textId="77777777">
        <w:trPr>
          <w:trHeight w:val="360"/>
          <w:jc w:val="center"/>
        </w:trPr>
        <w:tc>
          <w:tcPr>
            <w:tcW w:w="2880" w:type="dxa"/>
            <w:shd w:val="clear" w:color="auto" w:fill="FFFFFF"/>
          </w:tcPr>
          <w:p w14:paraId="2377AC1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4112999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019C2E6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5FABC28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0.62</w:t>
            </w:r>
          </w:p>
        </w:tc>
      </w:tr>
      <w:tr w:rsidR="009765BE" w14:paraId="76E78041" w14:textId="77777777">
        <w:trPr>
          <w:trHeight w:val="360"/>
          <w:jc w:val="center"/>
        </w:trPr>
        <w:tc>
          <w:tcPr>
            <w:tcW w:w="2880" w:type="dxa"/>
            <w:shd w:val="clear" w:color="auto" w:fill="FFFFFF"/>
          </w:tcPr>
          <w:p w14:paraId="14B44D5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64074B0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06D56E1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44EDEE9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r>
      <w:tr w:rsidR="009765BE" w14:paraId="3244429C" w14:textId="77777777">
        <w:trPr>
          <w:trHeight w:val="360"/>
          <w:jc w:val="center"/>
        </w:trPr>
        <w:tc>
          <w:tcPr>
            <w:tcW w:w="2880" w:type="dxa"/>
            <w:tcBorders>
              <w:bottom w:val="single" w:sz="12" w:space="0" w:color="666666"/>
            </w:tcBorders>
            <w:shd w:val="clear" w:color="auto" w:fill="FFFFFF"/>
          </w:tcPr>
          <w:p w14:paraId="2A30368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16A9792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7E99439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58C2550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r>
      <w:tr w:rsidR="009765BE" w14:paraId="71C17C90" w14:textId="77777777">
        <w:trPr>
          <w:trHeight w:val="360"/>
          <w:jc w:val="center"/>
        </w:trPr>
        <w:tc>
          <w:tcPr>
            <w:tcW w:w="9360" w:type="dxa"/>
            <w:gridSpan w:val="4"/>
            <w:tcBorders>
              <w:top w:val="single" w:sz="12" w:space="0" w:color="666666"/>
            </w:tcBorders>
            <w:shd w:val="clear" w:color="auto" w:fill="FFFFFF"/>
            <w:vAlign w:val="center"/>
          </w:tcPr>
          <w:p w14:paraId="7FBC316F"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(weight 0 outside HRS-HCAP).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bookmarkStart w:id="17" w:name="X9607ae9f0ed7afb262519da69e80e92520a4d40"/>
            <w:bookmarkEnd w:id="17"/>
          </w:p>
        </w:tc>
      </w:tr>
    </w:tbl>
    <w:p w14:paraId="26D4894A" w14:textId="77777777" w:rsidR="009765BE" w:rsidRDefault="00000000">
      <w:pPr>
        <w:pStyle w:val="Heading2"/>
      </w:pPr>
      <w:r>
        <w:t>Approach: Step 2. Demographic norms</w:t>
      </w:r>
    </w:p>
    <w:p w14:paraId="42A3A1CB" w14:textId="77777777" w:rsidR="009765BE" w:rsidRDefault="00000000">
      <w:pPr>
        <w:pStyle w:val="FirstParagraph"/>
      </w:pPr>
      <w: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14:paraId="1A82AE48" w14:textId="77777777" w:rsidR="009765BE" w:rsidRDefault="00000000">
      <w:pPr>
        <w:pStyle w:val="BodyText"/>
      </w:pPr>
      <w:r>
        <w:t>The HCAP 2016 robust normative sample (n = 1,787) is used to define “expected” cognitive performance levels. 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The resulting regression model can be used to convert any factor score, including scores from people outside the normative sample and from later waves, to the normalized metric.</w:t>
      </w:r>
    </w:p>
    <w:p w14:paraId="2264C937" w14:textId="77777777" w:rsidR="009765BE" w:rsidRDefault="00000000">
      <w:pPr>
        <w:pStyle w:val="BodyText"/>
      </w:pPr>
      <w:r>
        <w:t xml:space="preserve">Second, the normalized score was regressed, with survey weights, on age (restricted cubic spline with knots at 70, 78, 86, 94 years, centered at 70), sex, non-Hispanic Black race, Hispanic ethnicity, and years of schooling (centered at 12), together with their 2-way interactions </w:t>
      </w:r>
      <w:r>
        <w:lastRenderedPageBreak/>
        <w:t>(24 terms). This demographic equation is used to estimate the expected score according to demographic characteristics.</w:t>
      </w:r>
    </w:p>
    <w:p w14:paraId="0F87FA48" w14:textId="77777777" w:rsidR="009765BE" w:rsidRDefault="00000000">
      <w:pPr>
        <w:pStyle w:val="BodyText"/>
      </w:pPr>
      <w:r>
        <w:t xml:space="preserve">Third, the </w:t>
      </w:r>
      <w:proofErr w:type="spellStart"/>
      <w:r>
        <w:t>sociodemographically</w:t>
      </w:r>
      <w:proofErr w:type="spellEnd"/>
      <w:r>
        <w:t xml:space="preserve"> adjusted cognitive performance score (T score) was computed as 50 + 10 × (observed − expected) / SEE, where SEE, the standard error of the estimate from the demographic regression in the normative sample, is the standard deviation of the normalized score multiplied by </w:t>
      </w:r>
      <w:proofErr w:type="gramStart"/>
      <w:r>
        <w:t>√(</w:t>
      </w:r>
      <w:proofErr w:type="gramEnd"/>
      <w:r>
        <w:t>1 − R</w:t>
      </w:r>
      <w:r>
        <w:rPr>
          <w:vertAlign w:val="superscript"/>
        </w:rPr>
        <w:t>2</w:t>
      </w:r>
      <w: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14:paraId="6E995194" w14:textId="77777777" w:rsidR="009765BE" w:rsidRDefault="00000000">
      <w:pPr>
        <w:pStyle w:val="Heading2"/>
      </w:pPr>
      <w:bookmarkStart w:id="18" w:name="results-step-2.-demographic-norms"/>
      <w:r>
        <w:t>Results: Step 2. Demographic norms</w:t>
      </w:r>
    </w:p>
    <w:p w14:paraId="0ADB882A" w14:textId="4B5EA0B0" w:rsidR="009765BE" w:rsidRDefault="00000000">
      <w:pPr>
        <w:pStyle w:val="FirstParagraph"/>
      </w:pPr>
      <w:r>
        <w:t>The demographic equation explained 37% of the variance in the normalized score in the normative sample</w:t>
      </w:r>
      <w:del w:id="19" w:author="Jones, Rich" w:date="2026-10-20T17:35:00Z" w16du:dateUtc="2026-10-20T21:35:00Z">
        <w:r w:rsidDel="00E65E14">
          <w:delText xml:space="preserve"> (R</w:delText>
        </w:r>
        <w:r w:rsidDel="00E65E14">
          <w:rPr>
            <w:vertAlign w:val="superscript"/>
          </w:rPr>
          <w:delText>2</w:delText>
        </w:r>
        <w:r w:rsidDel="00E65E14">
          <w:delText xml:space="preserve"> = 0.37)</w:delText>
        </w:r>
      </w:del>
      <w:r>
        <w:t xml:space="preserve">. The standard deviation of the normalized score was 0.973, </w:t>
      </w:r>
      <w:del w:id="20" w:author="Jones, Rich" w:date="2026-10-20T17:36:00Z" w16du:dateUtc="2026-10-20T21:36:00Z">
        <w:r w:rsidDel="00E65E14">
          <w:delText xml:space="preserve">so </w:delText>
        </w:r>
      </w:del>
      <w:ins w:id="21" w:author="Jones, Rich" w:date="2026-10-20T17:36:00Z" w16du:dateUtc="2026-10-20T21:36:00Z">
        <w:r w:rsidR="00E65E14">
          <w:t>and therefore</w:t>
        </w:r>
        <w:r w:rsidR="00E65E14">
          <w:t xml:space="preserve"> </w:t>
        </w:r>
      </w:ins>
      <w:r>
        <w:t>the SEE was 0.775 normalized-score units. In HRS-HCAP Wave 1, the unweighted mean (SD) T score was 50 (10) in the normative sample</w:t>
      </w:r>
      <w:r>
        <w:rPr>
          <w:rStyle w:val="FootnoteReference"/>
        </w:rPr>
        <w:footnoteReference w:id="2"/>
      </w:r>
      <w:r>
        <w:t xml:space="preserve"> and 43 (12) among participants excluded from it.</w:t>
      </w:r>
      <w:bookmarkEnd w:id="18"/>
    </w:p>
    <w:p w14:paraId="23036E3A" w14:textId="77777777" w:rsidR="009765BE" w:rsidRDefault="00000000">
      <w:pPr>
        <w:pStyle w:val="Heading2"/>
      </w:pPr>
      <w:bookmarkStart w:id="22" w:name="Xc13cf70251b35d6b13d557f8a8f4f3e14bf70ac"/>
      <w:r>
        <w:t>Approach: Step 3. Cut points by prevalence matching</w:t>
      </w:r>
    </w:p>
    <w:p w14:paraId="55A87F09" w14:textId="77777777" w:rsidR="009765BE"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w:t>
      </w:r>
    </w:p>
    <w:p w14:paraId="3C1E5F8D" w14:textId="5AFD3CA8" w:rsidR="009765BE" w:rsidRDefault="00000000">
      <w:pPr>
        <w:pStyle w:val="BodyText"/>
      </w:pPr>
      <w:r>
        <w:t xml:space="preserve">The core interview </w:t>
      </w:r>
      <w:del w:id="23" w:author="Jones, Rich" w:date="2026-10-20T17:36:00Z" w16du:dateUtc="2026-10-20T21:36:00Z">
        <w:r w:rsidDel="00E65E14">
          <w:delText xml:space="preserve">has no domains, and it </w:delText>
        </w:r>
      </w:del>
      <w:r>
        <w:t xml:space="preserve">has no informant report for respondents who participated in the cognitive assessment. No point on a single </w:t>
      </w:r>
      <w:proofErr w:type="spellStart"/>
      <w:r>
        <w:t>T</w:t>
      </w:r>
      <w:proofErr w:type="spellEnd"/>
      <w:r>
        <w:t xml:space="preserve"> score corresponds by construction to 2 or more domains more than 1.5 standard deviations below expectation. With 5 domains, there are 10 different ways to satisfy exactly 2 domains impaired, and each would be associated with a different cut score on the single domain.</w:t>
      </w:r>
    </w:p>
    <w:p w14:paraId="7444718C" w14:textId="528084A5" w:rsidR="009765BE" w:rsidRDefault="00000000">
      <w:pPr>
        <w:pStyle w:val="BodyText"/>
      </w:pPr>
      <w:r>
        <w:t xml:space="preserve">We therefore empirically identified 2 T-score (T representing the single domain cognitive performance measure, adjusted for sociodemographics and rescaled to a T </w:t>
      </w:r>
      <w:ins w:id="24" w:author="Jones, Rich" w:date="2026-10-20T17:37:00Z" w16du:dateUtc="2026-10-20T21:37:00Z">
        <w:r w:rsidR="00E65E14">
          <w:t xml:space="preserve">distribution </w:t>
        </w:r>
      </w:ins>
      <w:r>
        <w:t>(M 50 SD 10) in the unweighted normative reference group) cut points</w:t>
      </w:r>
      <w:ins w:id="25" w:author="Jones, Rich" w:date="2026-10-20T17:37:00Z" w16du:dateUtc="2026-10-20T21:37:00Z">
        <w:r w:rsidR="00E65E14">
          <w:t>:</w:t>
        </w:r>
      </w:ins>
      <w:del w:id="26" w:author="Jones, Rich" w:date="2026-10-20T17:37:00Z" w16du:dateUtc="2026-10-20T21:37:00Z">
        <w:r w:rsidDel="00E65E14">
          <w:delText>,</w:delText>
        </w:r>
      </w:del>
      <w:r>
        <w:t xml:space="preserve"> a severe cut point (τ</w:t>
      </w:r>
      <w:r>
        <w:rPr>
          <w:vertAlign w:val="subscript"/>
        </w:rPr>
        <w:t>1</w:t>
      </w:r>
      <w:r>
        <w:t>) and a moderate cut point (τ</w:t>
      </w:r>
      <w:r>
        <w:rPr>
          <w:vertAlign w:val="subscript"/>
        </w:rPr>
        <w:t>2</w:t>
      </w:r>
      <w:r>
        <w:t xml:space="preserve">). We set them by prevalence matching: the cut points were chosen so </w:t>
      </w:r>
      <w:r>
        <w:lastRenderedPageBreak/>
        <w:t xml:space="preserve">that the </w:t>
      </w:r>
      <w:ins w:id="27" w:author="Jones, Rich" w:date="2026-10-20T17:37:00Z" w16du:dateUtc="2026-10-20T21:37:00Z">
        <w:r w:rsidR="00E65E14">
          <w:t>&lt;AGENT: I THOUGHT WE CHANGED THIS TO SHARE MA</w:t>
        </w:r>
      </w:ins>
      <w:ins w:id="28" w:author="Jones, Rich" w:date="2026-10-20T17:38:00Z" w16du:dateUtc="2026-10-20T21:38:00Z">
        <w:r w:rsidR="00E65E14">
          <w:t xml:space="preserve">TCHING OF THE 2+ and 1+ DOMAINS IMPAIRED??&gt; </w:t>
        </w:r>
      </w:ins>
      <w:r>
        <w:t>weighted Normal, MCI, and dementia shares (</w:t>
      </w:r>
      <w:r>
        <w:rPr>
          <w:i/>
          <w:iCs/>
        </w:rPr>
        <w:t>shares</w:t>
      </w:r>
      <w:r>
        <w:t xml:space="preserve"> meaning the weighted proportion in each classification) of the core algorithm approximate those of the Manly-Jones algorithm in HRS-HCAP Wave 1 (N = 3,496), comparing the class shares produced by candidate cut points with the decision rules described in Step 4 (Table A3) applied unchanged. To check the choice, we evaluated every pair of cut points on a grid (severe cut point 25 to 50, moderate cut point 30 to 60, in steps of 0.5) and located the pair that minimized the sum of squared differences between the 3 core and Manly-Jones shares, with ties broken by the higher weighted kappa. Among the 2 cut points, the dementia share depends only on τ</w:t>
      </w:r>
      <w:r>
        <w:rPr>
          <w:vertAlign w:val="subscript"/>
        </w:rPr>
        <w:t>1</w:t>
      </w:r>
      <w:r>
        <w:t>, and the MCI share depends on both. Each share also depends on the fixed parts of the rules: the self-rated memory item and the IQCODE thresholds. We matched shares, rather than maximizing agreement, because incidence and prevalence estimates depend on class shares; matching keeps population estimates from core data comparable to estimates from HRS-HCAP data. Matching shares does not guarantee that the same people are classified alike, and we report agreement separately below.</w:t>
      </w:r>
      <w:bookmarkEnd w:id="22"/>
    </w:p>
    <w:p w14:paraId="00C4F316" w14:textId="77777777" w:rsidR="009765BE" w:rsidRDefault="00000000">
      <w:pPr>
        <w:pStyle w:val="Heading2"/>
      </w:pPr>
      <w:bookmarkStart w:id="29" w:name="X9e1f0be6e2e1b5d4207a0cbc8324a48d1832dda"/>
      <w:r>
        <w:t>Results: Step 3. Cut points by prevalence matching</w:t>
      </w:r>
    </w:p>
    <w:p w14:paraId="1EAE43C6" w14:textId="46F41734" w:rsidR="009765BE" w:rsidRDefault="00000000">
      <w:pPr>
        <w:pStyle w:val="FirstParagraph"/>
      </w:pPr>
      <w:r>
        <w:t xml:space="preserve">The cut points were T &lt; 37 (severe) and T &lt; 48 (moderate). </w:t>
      </w:r>
      <w:ins w:id="30" w:author="Jones, Rich" w:date="2026-10-20T17:39:00Z" w16du:dateUtc="2026-10-20T21:39:00Z">
        <w:r w:rsidR="00984409">
          <w:t xml:space="preserve">&lt;AGENT: WE </w:t>
        </w:r>
        <w:proofErr w:type="gramStart"/>
        <w:r w:rsidR="00984409">
          <w:t>CAN”T</w:t>
        </w:r>
        <w:proofErr w:type="gramEnd"/>
        <w:r w:rsidR="00984409">
          <w:t xml:space="preserve"> REPORT THIS RESULT YET BECAUSE WE HAVE NOT EXPLAINED THE xD102 node in the decision algorithm yet. W</w:t>
        </w:r>
      </w:ins>
      <w:ins w:id="31" w:author="Jones, Rich" w:date="2026-10-20T17:40:00Z" w16du:dateUtc="2026-10-20T21:40:00Z">
        <w:r w:rsidR="00984409">
          <w:t>E SHOULD BE REPORTING CORRESPONDENCE WITH THE 2+ and 1+ domains impaired shares</w:t>
        </w:r>
      </w:ins>
      <w:ins w:id="32" w:author="Jones, Rich" w:date="2026-10-20T17:39:00Z" w16du:dateUtc="2026-10-20T21:39:00Z">
        <w:r w:rsidR="00984409">
          <w:t xml:space="preserve">&gt; </w:t>
        </w:r>
      </w:ins>
      <w:r>
        <w:t>With these cut points the weighted shares were 71.0% normal, 20.7% MCI, and 8.3% dementia, close to the 69.4%, 21.4%, and 9.2% for the Manly-Jones algorithm estimated with EAP factor scores (Table A2). On the grid, the pair with the closest shares was T &lt; 38.5 and T &lt; 46.5 (69.6%, 21.2%, and 9.1%); the cut points we used ranked 54 of 2,250 pairs, and their largest difference from a Manly-Jones share was 1.6 percentage points, against 0.2 for the closest pair. The 3-class kappa was 0.50 with the cut points we used and 0.50 with the closest pair; the dementia kappa was 0.35 and 0.34. Because the closest pair moved the shares only slightly and did not improve agreement, we kept the cut points we used. The grid search also located the pair with the highest 3-class kappa (0.52, at T &lt; 36 and T &lt; 42.5), which gave 14.8% MCI and 7.8% dementia; we did not use it because it does not reproduce the class shares. Figure A2 shows the distribution of T scores with the cut points. The cut points were chosen and evaluated in the same sample, so the agreement statistics in Tables A2 and A4 are optimistic relative to what might be expected if both procedures were applied independently in a new cohort.</w:t>
      </w:r>
    </w:p>
    <w:tbl>
      <w:tblPr>
        <w:tblW w:w="9362" w:type="dxa"/>
        <w:jc w:val="center"/>
        <w:tblLayout w:type="fixed"/>
        <w:tblCellMar>
          <w:left w:w="0" w:type="dxa"/>
          <w:right w:w="0" w:type="dxa"/>
        </w:tblCellMar>
        <w:tblLook w:val="0420" w:firstRow="1" w:lastRow="0" w:firstColumn="0" w:lastColumn="0" w:noHBand="0" w:noVBand="1"/>
      </w:tblPr>
      <w:tblGrid>
        <w:gridCol w:w="2695"/>
        <w:gridCol w:w="851"/>
        <w:gridCol w:w="992"/>
        <w:gridCol w:w="922"/>
        <w:gridCol w:w="780"/>
        <w:gridCol w:w="1065"/>
        <w:gridCol w:w="992"/>
        <w:gridCol w:w="1065"/>
      </w:tblGrid>
      <w:tr w:rsidR="009765BE" w14:paraId="0051A089" w14:textId="77777777">
        <w:trPr>
          <w:trHeight w:val="360"/>
          <w:tblHeader/>
          <w:jc w:val="center"/>
        </w:trPr>
        <w:tc>
          <w:tcPr>
            <w:tcW w:w="9362" w:type="dxa"/>
            <w:gridSpan w:val="8"/>
            <w:tcBorders>
              <w:top w:val="single" w:sz="12" w:space="0" w:color="666666"/>
              <w:bottom w:val="single" w:sz="12" w:space="0" w:color="666666"/>
            </w:tcBorders>
            <w:shd w:val="clear" w:color="auto" w:fill="FFFFFF"/>
            <w:vAlign w:val="center"/>
          </w:tcPr>
          <w:p w14:paraId="1E6ABFE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A2. T-score cut points and weighted class shares</w:t>
            </w:r>
          </w:p>
        </w:tc>
      </w:tr>
      <w:tr w:rsidR="009765BE" w14:paraId="0C16D3D5" w14:textId="77777777">
        <w:trPr>
          <w:trHeight w:val="360"/>
          <w:tblHeader/>
          <w:jc w:val="center"/>
        </w:trPr>
        <w:tc>
          <w:tcPr>
            <w:tcW w:w="2695" w:type="dxa"/>
            <w:tcBorders>
              <w:top w:val="single" w:sz="12" w:space="0" w:color="666666"/>
              <w:bottom w:val="single" w:sz="12" w:space="0" w:color="666666"/>
            </w:tcBorders>
            <w:shd w:val="clear" w:color="auto" w:fill="FFFFFF"/>
            <w:vAlign w:val="center"/>
          </w:tcPr>
          <w:p w14:paraId="568850C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Set</w:t>
            </w:r>
          </w:p>
        </w:tc>
        <w:tc>
          <w:tcPr>
            <w:tcW w:w="851" w:type="dxa"/>
            <w:tcBorders>
              <w:top w:val="single" w:sz="12" w:space="0" w:color="666666"/>
              <w:bottom w:val="single" w:sz="12" w:space="0" w:color="666666"/>
            </w:tcBorders>
            <w:shd w:val="clear" w:color="auto" w:fill="FFFFFF"/>
            <w:vAlign w:val="center"/>
          </w:tcPr>
          <w:p w14:paraId="4690539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92" w:type="dxa"/>
            <w:tcBorders>
              <w:top w:val="single" w:sz="12" w:space="0" w:color="666666"/>
              <w:bottom w:val="single" w:sz="12" w:space="0" w:color="666666"/>
            </w:tcBorders>
            <w:shd w:val="clear" w:color="auto" w:fill="FFFFFF"/>
            <w:vAlign w:val="center"/>
          </w:tcPr>
          <w:p w14:paraId="29E40EF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922" w:type="dxa"/>
            <w:tcBorders>
              <w:top w:val="single" w:sz="12" w:space="0" w:color="666666"/>
              <w:bottom w:val="single" w:sz="12" w:space="0" w:color="666666"/>
            </w:tcBorders>
            <w:shd w:val="clear" w:color="auto" w:fill="FFFFFF"/>
            <w:vAlign w:val="center"/>
          </w:tcPr>
          <w:p w14:paraId="2D1DFEC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 %</w:t>
            </w:r>
          </w:p>
        </w:tc>
        <w:tc>
          <w:tcPr>
            <w:tcW w:w="780" w:type="dxa"/>
            <w:tcBorders>
              <w:top w:val="single" w:sz="12" w:space="0" w:color="666666"/>
              <w:bottom w:val="single" w:sz="12" w:space="0" w:color="666666"/>
            </w:tcBorders>
            <w:shd w:val="clear" w:color="auto" w:fill="FFFFFF"/>
            <w:vAlign w:val="center"/>
          </w:tcPr>
          <w:p w14:paraId="72C4003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1065" w:type="dxa"/>
            <w:tcBorders>
              <w:top w:val="single" w:sz="12" w:space="0" w:color="666666"/>
              <w:bottom w:val="single" w:sz="12" w:space="0" w:color="666666"/>
            </w:tcBorders>
            <w:shd w:val="clear" w:color="auto" w:fill="FFFFFF"/>
            <w:vAlign w:val="center"/>
          </w:tcPr>
          <w:p w14:paraId="64493BB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992" w:type="dxa"/>
            <w:tcBorders>
              <w:top w:val="single" w:sz="12" w:space="0" w:color="666666"/>
              <w:bottom w:val="single" w:sz="12" w:space="0" w:color="666666"/>
            </w:tcBorders>
            <w:shd w:val="clear" w:color="auto" w:fill="FFFFFF"/>
            <w:vAlign w:val="center"/>
          </w:tcPr>
          <w:p w14:paraId="6884870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065" w:type="dxa"/>
            <w:tcBorders>
              <w:top w:val="single" w:sz="12" w:space="0" w:color="666666"/>
              <w:bottom w:val="single" w:sz="12" w:space="0" w:color="666666"/>
            </w:tcBorders>
            <w:shd w:val="clear" w:color="auto" w:fill="FFFFFF"/>
            <w:vAlign w:val="center"/>
          </w:tcPr>
          <w:p w14:paraId="3F3C6C6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r>
      <w:tr w:rsidR="009765BE" w14:paraId="27329A06" w14:textId="77777777">
        <w:trPr>
          <w:trHeight w:val="360"/>
          <w:jc w:val="center"/>
        </w:trPr>
        <w:tc>
          <w:tcPr>
            <w:tcW w:w="2695" w:type="dxa"/>
            <w:tcBorders>
              <w:top w:val="single" w:sz="12" w:space="0" w:color="666666"/>
            </w:tcBorders>
            <w:shd w:val="clear" w:color="auto" w:fill="FFFFFF"/>
          </w:tcPr>
          <w:p w14:paraId="62C938E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(cut points used)</w:t>
            </w:r>
          </w:p>
        </w:tc>
        <w:tc>
          <w:tcPr>
            <w:tcW w:w="851" w:type="dxa"/>
            <w:tcBorders>
              <w:top w:val="single" w:sz="12" w:space="0" w:color="666666"/>
            </w:tcBorders>
            <w:shd w:val="clear" w:color="auto" w:fill="FFFFFF"/>
          </w:tcPr>
          <w:p w14:paraId="5C986A9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92" w:type="dxa"/>
            <w:tcBorders>
              <w:top w:val="single" w:sz="12" w:space="0" w:color="666666"/>
            </w:tcBorders>
            <w:shd w:val="clear" w:color="auto" w:fill="FFFFFF"/>
          </w:tcPr>
          <w:p w14:paraId="5E3E85B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922" w:type="dxa"/>
            <w:tcBorders>
              <w:top w:val="single" w:sz="12" w:space="0" w:color="666666"/>
            </w:tcBorders>
            <w:shd w:val="clear" w:color="auto" w:fill="FFFFFF"/>
          </w:tcPr>
          <w:p w14:paraId="1F9D7DC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71.0</w:t>
            </w:r>
          </w:p>
        </w:tc>
        <w:tc>
          <w:tcPr>
            <w:tcW w:w="780" w:type="dxa"/>
            <w:tcBorders>
              <w:top w:val="single" w:sz="12" w:space="0" w:color="666666"/>
            </w:tcBorders>
            <w:shd w:val="clear" w:color="auto" w:fill="FFFFFF"/>
          </w:tcPr>
          <w:p w14:paraId="77EFE8A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20.7</w:t>
            </w:r>
          </w:p>
        </w:tc>
        <w:tc>
          <w:tcPr>
            <w:tcW w:w="1065" w:type="dxa"/>
            <w:tcBorders>
              <w:top w:val="single" w:sz="12" w:space="0" w:color="666666"/>
            </w:tcBorders>
            <w:shd w:val="clear" w:color="auto" w:fill="FFFFFF"/>
          </w:tcPr>
          <w:p w14:paraId="49BD3DF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8.3</w:t>
            </w:r>
          </w:p>
        </w:tc>
        <w:tc>
          <w:tcPr>
            <w:tcW w:w="992" w:type="dxa"/>
            <w:tcBorders>
              <w:top w:val="single" w:sz="12" w:space="0" w:color="666666"/>
            </w:tcBorders>
            <w:shd w:val="clear" w:color="auto" w:fill="FFFFFF"/>
          </w:tcPr>
          <w:p w14:paraId="7BFDEFF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tcBorders>
              <w:top w:val="single" w:sz="12" w:space="0" w:color="666666"/>
            </w:tcBorders>
            <w:shd w:val="clear" w:color="auto" w:fill="FFFFFF"/>
          </w:tcPr>
          <w:p w14:paraId="57EC818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r>
      <w:tr w:rsidR="009765BE" w14:paraId="72A2D237" w14:textId="77777777">
        <w:trPr>
          <w:trHeight w:val="360"/>
          <w:jc w:val="center"/>
        </w:trPr>
        <w:tc>
          <w:tcPr>
            <w:tcW w:w="2695" w:type="dxa"/>
            <w:shd w:val="clear" w:color="auto" w:fill="FFFFFF"/>
          </w:tcPr>
          <w:p w14:paraId="5B4B9A9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Grid: closest shares</w:t>
            </w:r>
          </w:p>
        </w:tc>
        <w:tc>
          <w:tcPr>
            <w:tcW w:w="851" w:type="dxa"/>
            <w:shd w:val="clear" w:color="auto" w:fill="FFFFFF"/>
          </w:tcPr>
          <w:p w14:paraId="7E7583F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92" w:type="dxa"/>
            <w:shd w:val="clear" w:color="auto" w:fill="FFFFFF"/>
          </w:tcPr>
          <w:p w14:paraId="7D548C0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922" w:type="dxa"/>
            <w:shd w:val="clear" w:color="auto" w:fill="FFFFFF"/>
          </w:tcPr>
          <w:p w14:paraId="2F8C8E3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69.6</w:t>
            </w:r>
          </w:p>
        </w:tc>
        <w:tc>
          <w:tcPr>
            <w:tcW w:w="780" w:type="dxa"/>
            <w:shd w:val="clear" w:color="auto" w:fill="FFFFFF"/>
          </w:tcPr>
          <w:p w14:paraId="3E39555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1065" w:type="dxa"/>
            <w:shd w:val="clear" w:color="auto" w:fill="FFFFFF"/>
          </w:tcPr>
          <w:p w14:paraId="388C81C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992" w:type="dxa"/>
            <w:shd w:val="clear" w:color="auto" w:fill="FFFFFF"/>
          </w:tcPr>
          <w:p w14:paraId="015BF44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shd w:val="clear" w:color="auto" w:fill="FFFFFF"/>
          </w:tcPr>
          <w:p w14:paraId="3FB7361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r>
      <w:tr w:rsidR="009765BE" w14:paraId="76E6AC0E" w14:textId="77777777">
        <w:trPr>
          <w:trHeight w:val="360"/>
          <w:jc w:val="center"/>
        </w:trPr>
        <w:tc>
          <w:tcPr>
            <w:tcW w:w="2695" w:type="dxa"/>
            <w:shd w:val="clear" w:color="auto" w:fill="FFFFFF"/>
          </w:tcPr>
          <w:p w14:paraId="6B6786A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Grid: highest 3-class kappa</w:t>
            </w:r>
          </w:p>
        </w:tc>
        <w:tc>
          <w:tcPr>
            <w:tcW w:w="851" w:type="dxa"/>
            <w:shd w:val="clear" w:color="auto" w:fill="FFFFFF"/>
          </w:tcPr>
          <w:p w14:paraId="7DA6C76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992" w:type="dxa"/>
            <w:shd w:val="clear" w:color="auto" w:fill="FFFFFF"/>
          </w:tcPr>
          <w:p w14:paraId="023CC6E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42.5</w:t>
            </w:r>
          </w:p>
        </w:tc>
        <w:tc>
          <w:tcPr>
            <w:tcW w:w="922" w:type="dxa"/>
            <w:shd w:val="clear" w:color="auto" w:fill="FFFFFF"/>
          </w:tcPr>
          <w:p w14:paraId="70A7A24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77.4</w:t>
            </w:r>
          </w:p>
        </w:tc>
        <w:tc>
          <w:tcPr>
            <w:tcW w:w="780" w:type="dxa"/>
            <w:shd w:val="clear" w:color="auto" w:fill="FFFFFF"/>
          </w:tcPr>
          <w:p w14:paraId="6A0A2CA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14.8</w:t>
            </w:r>
          </w:p>
        </w:tc>
        <w:tc>
          <w:tcPr>
            <w:tcW w:w="1065" w:type="dxa"/>
            <w:shd w:val="clear" w:color="auto" w:fill="FFFFFF"/>
          </w:tcPr>
          <w:p w14:paraId="235FFAC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7.8</w:t>
            </w:r>
          </w:p>
        </w:tc>
        <w:tc>
          <w:tcPr>
            <w:tcW w:w="992" w:type="dxa"/>
            <w:shd w:val="clear" w:color="auto" w:fill="FFFFFF"/>
          </w:tcPr>
          <w:p w14:paraId="342484A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065" w:type="dxa"/>
            <w:shd w:val="clear" w:color="auto" w:fill="FFFFFF"/>
          </w:tcPr>
          <w:p w14:paraId="7801C4C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r>
      <w:tr w:rsidR="009765BE" w14:paraId="7E81EDAD" w14:textId="77777777">
        <w:trPr>
          <w:trHeight w:val="360"/>
          <w:jc w:val="center"/>
        </w:trPr>
        <w:tc>
          <w:tcPr>
            <w:tcW w:w="2695" w:type="dxa"/>
            <w:tcBorders>
              <w:bottom w:val="single" w:sz="12" w:space="0" w:color="666666"/>
            </w:tcBorders>
            <w:shd w:val="clear" w:color="auto" w:fill="FFFFFF"/>
          </w:tcPr>
          <w:p w14:paraId="0A6383E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Target: Manly-Jones algorithm</w:t>
            </w:r>
          </w:p>
        </w:tc>
        <w:tc>
          <w:tcPr>
            <w:tcW w:w="851" w:type="dxa"/>
            <w:tcBorders>
              <w:bottom w:val="single" w:sz="12" w:space="0" w:color="666666"/>
            </w:tcBorders>
            <w:shd w:val="clear" w:color="auto" w:fill="FFFFFF"/>
          </w:tcPr>
          <w:p w14:paraId="26C827A3" w14:textId="77777777" w:rsidR="009765BE" w:rsidRDefault="009765BE">
            <w:pPr>
              <w:keepNext/>
              <w:spacing w:before="100" w:after="100"/>
              <w:ind w:left="100" w:right="100"/>
              <w:rPr>
                <w:rFonts w:eastAsia="Arial" w:cs="Arial"/>
                <w:color w:val="000000"/>
                <w:sz w:val="16"/>
                <w:szCs w:val="16"/>
              </w:rPr>
            </w:pPr>
          </w:p>
        </w:tc>
        <w:tc>
          <w:tcPr>
            <w:tcW w:w="992" w:type="dxa"/>
            <w:tcBorders>
              <w:bottom w:val="single" w:sz="12" w:space="0" w:color="666666"/>
            </w:tcBorders>
            <w:shd w:val="clear" w:color="auto" w:fill="FFFFFF"/>
          </w:tcPr>
          <w:p w14:paraId="67A54F36" w14:textId="77777777" w:rsidR="009765BE" w:rsidRDefault="009765BE">
            <w:pPr>
              <w:keepNext/>
              <w:spacing w:before="100" w:after="100"/>
              <w:ind w:left="100" w:right="100"/>
              <w:rPr>
                <w:rFonts w:eastAsia="Arial" w:cs="Arial"/>
                <w:color w:val="000000"/>
                <w:sz w:val="16"/>
                <w:szCs w:val="16"/>
              </w:rPr>
            </w:pPr>
          </w:p>
        </w:tc>
        <w:tc>
          <w:tcPr>
            <w:tcW w:w="922" w:type="dxa"/>
            <w:tcBorders>
              <w:bottom w:val="single" w:sz="12" w:space="0" w:color="666666"/>
            </w:tcBorders>
            <w:shd w:val="clear" w:color="auto" w:fill="FFFFFF"/>
          </w:tcPr>
          <w:p w14:paraId="4BDCB0E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69.4</w:t>
            </w:r>
          </w:p>
        </w:tc>
        <w:tc>
          <w:tcPr>
            <w:tcW w:w="780" w:type="dxa"/>
            <w:tcBorders>
              <w:bottom w:val="single" w:sz="12" w:space="0" w:color="666666"/>
            </w:tcBorders>
            <w:shd w:val="clear" w:color="auto" w:fill="FFFFFF"/>
          </w:tcPr>
          <w:p w14:paraId="6C7B18B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065" w:type="dxa"/>
            <w:tcBorders>
              <w:bottom w:val="single" w:sz="12" w:space="0" w:color="666666"/>
            </w:tcBorders>
            <w:shd w:val="clear" w:color="auto" w:fill="FFFFFF"/>
          </w:tcPr>
          <w:p w14:paraId="496FB79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992" w:type="dxa"/>
            <w:tcBorders>
              <w:bottom w:val="single" w:sz="12" w:space="0" w:color="666666"/>
            </w:tcBorders>
            <w:shd w:val="clear" w:color="auto" w:fill="FFFFFF"/>
          </w:tcPr>
          <w:p w14:paraId="5DE2DB9E" w14:textId="77777777" w:rsidR="009765BE" w:rsidRDefault="009765BE">
            <w:pPr>
              <w:keepNext/>
              <w:spacing w:before="100" w:after="100"/>
              <w:ind w:left="100" w:right="100"/>
              <w:rPr>
                <w:rFonts w:eastAsia="Arial" w:cs="Arial"/>
                <w:color w:val="000000"/>
                <w:sz w:val="16"/>
                <w:szCs w:val="16"/>
              </w:rPr>
            </w:pPr>
          </w:p>
        </w:tc>
        <w:tc>
          <w:tcPr>
            <w:tcW w:w="1065" w:type="dxa"/>
            <w:tcBorders>
              <w:bottom w:val="single" w:sz="12" w:space="0" w:color="666666"/>
            </w:tcBorders>
            <w:shd w:val="clear" w:color="auto" w:fill="FFFFFF"/>
          </w:tcPr>
          <w:p w14:paraId="63102C57" w14:textId="77777777" w:rsidR="009765BE" w:rsidRDefault="009765BE">
            <w:pPr>
              <w:keepNext/>
              <w:spacing w:before="100" w:after="100"/>
              <w:ind w:left="100" w:right="100"/>
              <w:rPr>
                <w:rFonts w:eastAsia="Arial" w:cs="Arial"/>
                <w:color w:val="000000"/>
                <w:sz w:val="16"/>
                <w:szCs w:val="16"/>
              </w:rPr>
            </w:pPr>
          </w:p>
        </w:tc>
      </w:tr>
      <w:tr w:rsidR="009765BE" w14:paraId="5414BE9B" w14:textId="77777777">
        <w:trPr>
          <w:trHeight w:val="360"/>
          <w:jc w:val="center"/>
        </w:trPr>
        <w:tc>
          <w:tcPr>
            <w:tcW w:w="9362" w:type="dxa"/>
            <w:gridSpan w:val="8"/>
            <w:tcBorders>
              <w:top w:val="single" w:sz="12" w:space="0" w:color="666666"/>
            </w:tcBorders>
            <w:shd w:val="clear" w:color="auto" w:fill="FFFFFF"/>
            <w:vAlign w:val="center"/>
          </w:tcPr>
          <w:p w14:paraId="59881183"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(HCAP Wave 1 (2016) sampling weight). Kappas compare the core algorithm with the Manly-Jones algorithm (3-class: quadratic weights; dementia: dementia versus not). The grid search covered 2,250 pairs of cut points in steps of 0.5 T-score points; its closest-share and kappa-maximizing pairs are shown for comparison. Cut points were chosen and evaluated in the same sample.</w:t>
            </w:r>
          </w:p>
        </w:tc>
      </w:tr>
    </w:tbl>
    <w:p w14:paraId="3AE12F5A" w14:textId="77777777" w:rsidR="009765BE" w:rsidRDefault="00000000">
      <w:pPr>
        <w:pStyle w:val="CaptionedFigure"/>
      </w:pPr>
      <w:r>
        <w:rPr>
          <w:noProof/>
        </w:rPr>
        <w:drawing>
          <wp:inline distT="0" distB="0" distL="0" distR="0" wp14:anchorId="41A3B512" wp14:editId="40663FAB">
            <wp:extent cx="5930900" cy="3279140"/>
            <wp:effectExtent l="0" t="0" r="0" b="0"/>
            <wp:docPr id="2" name="Image2" descr="Figure A2. Weighted distribution of demographically adjusted T scores among HRS-HCAP Wave 1 participants with core cognitive tests (n = 3,283), with the cut points (dashed lines). Band labels give the weighted share of these participants in each T-scor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cut points (dashed lines). Band labels give the weighted share of these participants in each T-score band."/>
                    <pic:cNvPicPr>
                      <a:picLocks noChangeAspect="1" noChangeArrowheads="1"/>
                    </pic:cNvPicPr>
                  </pic:nvPicPr>
                  <pic:blipFill>
                    <a:blip r:embed="rId7"/>
                    <a:stretch>
                      <a:fillRect/>
                    </a:stretch>
                  </pic:blipFill>
                  <pic:spPr bwMode="auto">
                    <a:xfrm>
                      <a:off x="0" y="0"/>
                      <a:ext cx="5930900" cy="3279140"/>
                    </a:xfrm>
                    <a:prstGeom prst="rect">
                      <a:avLst/>
                    </a:prstGeom>
                    <a:noFill/>
                  </pic:spPr>
                </pic:pic>
              </a:graphicData>
            </a:graphic>
          </wp:inline>
        </w:drawing>
      </w:r>
    </w:p>
    <w:p w14:paraId="6BE270E0" w14:textId="77777777" w:rsidR="009765BE" w:rsidRDefault="00000000">
      <w:pPr>
        <w:pStyle w:val="ImageCaption"/>
      </w:pPr>
      <w:r>
        <w:t>Figure A2. Weighted distribution of demographically adjusted T scores among HRS-HCAP Wave 1 participants with core cognitive tests (n = 3,283), with the cut points (dashed lines). Band labels give the weighted share of these participants in each T-score band.</w:t>
      </w:r>
      <w:bookmarkEnd w:id="29"/>
    </w:p>
    <w:p w14:paraId="691131C4" w14:textId="77777777" w:rsidR="009765BE" w:rsidRDefault="00000000">
      <w:pPr>
        <w:pStyle w:val="Heading2"/>
      </w:pPr>
      <w:r>
        <w:t>Step 4. Classification rules</w:t>
      </w:r>
    </w:p>
    <w:p w14:paraId="53AF17B9" w14:textId="77777777" w:rsidR="009765BE" w:rsidRDefault="00000000">
      <w:pPr>
        <w:pStyle w:val="FirstParagraph"/>
      </w:pPr>
      <w:r>
        <w:t>We replaced each element of the Manly-Jones rules (Step 3) with its closest core counterpart (Table A3). The 2 T-score cut points stand in for the count of the number of domains impaired: T below the severe cut point (τ</w:t>
      </w:r>
      <w:r>
        <w:rPr>
          <w:vertAlign w:val="subscript"/>
        </w:rPr>
        <w:t>1</w:t>
      </w:r>
      <w:r>
        <w:t>) corresponds to impairment in 2 or more domains, and T between the severe and moderate cut points (τ</w:t>
      </w:r>
      <w:r>
        <w:rPr>
          <w:vertAlign w:val="subscript"/>
        </w:rPr>
        <w:t>1</w:t>
      </w:r>
      <w:r>
        <w:t>, τ</w:t>
      </w:r>
      <w:r>
        <w:rPr>
          <w:vertAlign w:val="subscript"/>
        </w:rPr>
        <w:t>2</w:t>
      </w:r>
      <w:r>
        <w:t xml:space="preserve">) corresponds to impairment in 1 domain. Self-rated memory worsening used in the Manly-Jones algorithm is a core item, and is used in place of informant report of cognitive functional impairment at both levels. Participants without core cognitive tests (mostly proxy interviews) were classified from the IQCODE with the Manly-Jones </w:t>
      </w:r>
      <w:r>
        <w:lastRenderedPageBreak/>
        <w:t>informant thresholds (3.4 or higher for dementia; above 3.0 for MCI). Missing self-rated memory was singly imputed by chained equations (van Buuren &amp; Groothuis-</w:t>
      </w:r>
      <w:proofErr w:type="spellStart"/>
      <w:r>
        <w:t>Oudshoorn</w:t>
      </w:r>
      <w:proofErr w:type="spellEnd"/>
      <w:r>
        <w:t>, 2011); no Wave 1 participant with a T score was missing self-rated memory, and “don’t know,” refused, and not ascertained responses (4 participants) were counted as “worse”, which assigns these participants to the more impaired class. Self-reported limitations in activities of daily living were considered for the second criterion and not used (see Endnote).</w:t>
      </w:r>
    </w:p>
    <w:tbl>
      <w:tblPr>
        <w:tblW w:w="9360" w:type="dxa"/>
        <w:jc w:val="center"/>
        <w:tblLayout w:type="fixed"/>
        <w:tblCellMar>
          <w:left w:w="0" w:type="dxa"/>
          <w:right w:w="0" w:type="dxa"/>
        </w:tblCellMar>
        <w:tblLook w:val="0420" w:firstRow="1" w:lastRow="0" w:firstColumn="0" w:lastColumn="0" w:noHBand="0" w:noVBand="1"/>
      </w:tblPr>
      <w:tblGrid>
        <w:gridCol w:w="1736"/>
        <w:gridCol w:w="2037"/>
        <w:gridCol w:w="3019"/>
        <w:gridCol w:w="1661"/>
        <w:gridCol w:w="907"/>
      </w:tblGrid>
      <w:tr w:rsidR="009765BE" w14:paraId="23D508B6"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7F2E072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A3. Core algorithm decision rules and participants classified by each rule, HRS-HCAP Wave 1</w:t>
            </w:r>
          </w:p>
        </w:tc>
      </w:tr>
      <w:tr w:rsidR="009765BE" w14:paraId="6913F49C" w14:textId="77777777">
        <w:trPr>
          <w:trHeight w:val="360"/>
          <w:tblHeader/>
          <w:jc w:val="center"/>
        </w:trPr>
        <w:tc>
          <w:tcPr>
            <w:tcW w:w="1736" w:type="dxa"/>
            <w:tcBorders>
              <w:top w:val="single" w:sz="12" w:space="0" w:color="666666"/>
              <w:bottom w:val="single" w:sz="12" w:space="0" w:color="666666"/>
            </w:tcBorders>
            <w:shd w:val="clear" w:color="auto" w:fill="FFFFFF"/>
            <w:vAlign w:val="center"/>
          </w:tcPr>
          <w:p w14:paraId="3EBBE1B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Route</w:t>
            </w:r>
          </w:p>
        </w:tc>
        <w:tc>
          <w:tcPr>
            <w:tcW w:w="2037" w:type="dxa"/>
            <w:tcBorders>
              <w:top w:val="single" w:sz="12" w:space="0" w:color="666666"/>
              <w:bottom w:val="single" w:sz="12" w:space="0" w:color="666666"/>
            </w:tcBorders>
            <w:shd w:val="clear" w:color="auto" w:fill="FFFFFF"/>
            <w:vAlign w:val="center"/>
          </w:tcPr>
          <w:p w14:paraId="48D015A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019" w:type="dxa"/>
            <w:tcBorders>
              <w:top w:val="single" w:sz="12" w:space="0" w:color="666666"/>
              <w:bottom w:val="single" w:sz="12" w:space="0" w:color="666666"/>
            </w:tcBorders>
            <w:shd w:val="clear" w:color="auto" w:fill="FFFFFF"/>
            <w:vAlign w:val="center"/>
          </w:tcPr>
          <w:p w14:paraId="71DAB8F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661" w:type="dxa"/>
            <w:tcBorders>
              <w:top w:val="single" w:sz="12" w:space="0" w:color="666666"/>
              <w:bottom w:val="single" w:sz="12" w:space="0" w:color="666666"/>
            </w:tcBorders>
            <w:shd w:val="clear" w:color="auto" w:fill="FFFFFF"/>
            <w:vAlign w:val="center"/>
          </w:tcPr>
          <w:p w14:paraId="6EF803F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907" w:type="dxa"/>
            <w:tcBorders>
              <w:top w:val="single" w:sz="12" w:space="0" w:color="666666"/>
              <w:bottom w:val="single" w:sz="12" w:space="0" w:color="666666"/>
            </w:tcBorders>
            <w:shd w:val="clear" w:color="auto" w:fill="FFFFFF"/>
            <w:vAlign w:val="center"/>
          </w:tcPr>
          <w:p w14:paraId="3BBD528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r>
      <w:tr w:rsidR="009765BE" w14:paraId="64C9F8FA" w14:textId="77777777">
        <w:trPr>
          <w:trHeight w:val="360"/>
          <w:jc w:val="center"/>
        </w:trPr>
        <w:tc>
          <w:tcPr>
            <w:tcW w:w="1736" w:type="dxa"/>
            <w:tcBorders>
              <w:top w:val="single" w:sz="12" w:space="0" w:color="666666"/>
            </w:tcBorders>
            <w:shd w:val="clear" w:color="auto" w:fill="FFFFFF"/>
          </w:tcPr>
          <w:p w14:paraId="3D9BF04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tcBorders>
              <w:top w:val="single" w:sz="12" w:space="0" w:color="666666"/>
            </w:tcBorders>
            <w:shd w:val="clear" w:color="auto" w:fill="FFFFFF"/>
          </w:tcPr>
          <w:p w14:paraId="225D5A9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 &lt;   37</w:t>
            </w:r>
          </w:p>
        </w:tc>
        <w:tc>
          <w:tcPr>
            <w:tcW w:w="3019" w:type="dxa"/>
            <w:tcBorders>
              <w:top w:val="single" w:sz="12" w:space="0" w:color="666666"/>
            </w:tcBorders>
            <w:shd w:val="clear" w:color="auto" w:fill="FFFFFF"/>
          </w:tcPr>
          <w:p w14:paraId="726A00D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tcBorders>
              <w:top w:val="single" w:sz="12" w:space="0" w:color="666666"/>
            </w:tcBorders>
            <w:shd w:val="clear" w:color="auto" w:fill="FFFFFF"/>
          </w:tcPr>
          <w:p w14:paraId="67AE2C3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tcBorders>
              <w:top w:val="single" w:sz="12" w:space="0" w:color="666666"/>
            </w:tcBorders>
            <w:shd w:val="clear" w:color="auto" w:fill="FFFFFF"/>
          </w:tcPr>
          <w:p w14:paraId="1FE30F2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209</w:t>
            </w:r>
          </w:p>
        </w:tc>
      </w:tr>
      <w:tr w:rsidR="009765BE" w14:paraId="67E2BA66" w14:textId="77777777">
        <w:trPr>
          <w:trHeight w:val="360"/>
          <w:jc w:val="center"/>
        </w:trPr>
        <w:tc>
          <w:tcPr>
            <w:tcW w:w="1736" w:type="dxa"/>
            <w:shd w:val="clear" w:color="auto" w:fill="FFFFFF"/>
          </w:tcPr>
          <w:p w14:paraId="3361818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3EB3422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 &lt;   37</w:t>
            </w:r>
          </w:p>
        </w:tc>
        <w:tc>
          <w:tcPr>
            <w:tcW w:w="3019" w:type="dxa"/>
            <w:shd w:val="clear" w:color="auto" w:fill="FFFFFF"/>
          </w:tcPr>
          <w:p w14:paraId="7DFCD24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671B523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1E2E0E2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390</w:t>
            </w:r>
          </w:p>
        </w:tc>
      </w:tr>
      <w:tr w:rsidR="009765BE" w14:paraId="01B2AC37" w14:textId="77777777">
        <w:trPr>
          <w:trHeight w:val="360"/>
          <w:jc w:val="center"/>
        </w:trPr>
        <w:tc>
          <w:tcPr>
            <w:tcW w:w="1736" w:type="dxa"/>
            <w:shd w:val="clear" w:color="auto" w:fill="FFFFFF"/>
          </w:tcPr>
          <w:p w14:paraId="0015C40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5E0E2CB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 ≤ T &lt;   48</w:t>
            </w:r>
          </w:p>
        </w:tc>
        <w:tc>
          <w:tcPr>
            <w:tcW w:w="3019" w:type="dxa"/>
            <w:shd w:val="clear" w:color="auto" w:fill="FFFFFF"/>
          </w:tcPr>
          <w:p w14:paraId="60D7339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shd w:val="clear" w:color="auto" w:fill="FFFFFF"/>
          </w:tcPr>
          <w:p w14:paraId="3AE302A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31EA39A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320</w:t>
            </w:r>
          </w:p>
        </w:tc>
      </w:tr>
      <w:tr w:rsidR="009765BE" w14:paraId="565ADEFD" w14:textId="77777777">
        <w:trPr>
          <w:trHeight w:val="360"/>
          <w:jc w:val="center"/>
        </w:trPr>
        <w:tc>
          <w:tcPr>
            <w:tcW w:w="1736" w:type="dxa"/>
            <w:shd w:val="clear" w:color="auto" w:fill="FFFFFF"/>
          </w:tcPr>
          <w:p w14:paraId="3E8566B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1EC23ED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 ≤ T &lt;   48</w:t>
            </w:r>
          </w:p>
        </w:tc>
        <w:tc>
          <w:tcPr>
            <w:tcW w:w="3019" w:type="dxa"/>
            <w:shd w:val="clear" w:color="auto" w:fill="FFFFFF"/>
          </w:tcPr>
          <w:p w14:paraId="1CF0BB9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5A590CE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2552037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816</w:t>
            </w:r>
          </w:p>
        </w:tc>
      </w:tr>
      <w:tr w:rsidR="009765BE" w14:paraId="306373DD" w14:textId="77777777">
        <w:trPr>
          <w:trHeight w:val="360"/>
          <w:jc w:val="center"/>
        </w:trPr>
        <w:tc>
          <w:tcPr>
            <w:tcW w:w="1736" w:type="dxa"/>
            <w:shd w:val="clear" w:color="auto" w:fill="FFFFFF"/>
          </w:tcPr>
          <w:p w14:paraId="7729810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0E48B43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 ≥   48</w:t>
            </w:r>
          </w:p>
        </w:tc>
        <w:tc>
          <w:tcPr>
            <w:tcW w:w="3019" w:type="dxa"/>
            <w:shd w:val="clear" w:color="auto" w:fill="FFFFFF"/>
          </w:tcPr>
          <w:p w14:paraId="1635F8B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Any</w:t>
            </w:r>
          </w:p>
        </w:tc>
        <w:tc>
          <w:tcPr>
            <w:tcW w:w="1661" w:type="dxa"/>
            <w:shd w:val="clear" w:color="auto" w:fill="FFFFFF"/>
          </w:tcPr>
          <w:p w14:paraId="2F929B4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265BF21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1,548</w:t>
            </w:r>
          </w:p>
        </w:tc>
      </w:tr>
      <w:tr w:rsidR="009765BE" w14:paraId="3363996B" w14:textId="77777777">
        <w:trPr>
          <w:trHeight w:val="360"/>
          <w:jc w:val="center"/>
        </w:trPr>
        <w:tc>
          <w:tcPr>
            <w:tcW w:w="1736" w:type="dxa"/>
            <w:shd w:val="clear" w:color="auto" w:fill="FFFFFF"/>
          </w:tcPr>
          <w:p w14:paraId="7260A36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0069702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6800317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IQCODE ≥ 3.4</w:t>
            </w:r>
          </w:p>
        </w:tc>
        <w:tc>
          <w:tcPr>
            <w:tcW w:w="1661" w:type="dxa"/>
            <w:shd w:val="clear" w:color="auto" w:fill="FFFFFF"/>
          </w:tcPr>
          <w:p w14:paraId="6A760C3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shd w:val="clear" w:color="auto" w:fill="FFFFFF"/>
          </w:tcPr>
          <w:p w14:paraId="4DBEFFA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107</w:t>
            </w:r>
          </w:p>
        </w:tc>
      </w:tr>
      <w:tr w:rsidR="009765BE" w14:paraId="61797CD2" w14:textId="77777777">
        <w:trPr>
          <w:trHeight w:val="360"/>
          <w:jc w:val="center"/>
        </w:trPr>
        <w:tc>
          <w:tcPr>
            <w:tcW w:w="1736" w:type="dxa"/>
            <w:shd w:val="clear" w:color="auto" w:fill="FFFFFF"/>
          </w:tcPr>
          <w:p w14:paraId="0F01643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436EF46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12A35D3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661" w:type="dxa"/>
            <w:shd w:val="clear" w:color="auto" w:fill="FFFFFF"/>
          </w:tcPr>
          <w:p w14:paraId="203B4D7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1E16885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37</w:t>
            </w:r>
          </w:p>
        </w:tc>
      </w:tr>
      <w:tr w:rsidR="009765BE" w14:paraId="1E9CAC2B" w14:textId="77777777">
        <w:trPr>
          <w:trHeight w:val="360"/>
          <w:jc w:val="center"/>
        </w:trPr>
        <w:tc>
          <w:tcPr>
            <w:tcW w:w="1736" w:type="dxa"/>
            <w:tcBorders>
              <w:bottom w:val="single" w:sz="12" w:space="0" w:color="666666"/>
            </w:tcBorders>
            <w:shd w:val="clear" w:color="auto" w:fill="FFFFFF"/>
          </w:tcPr>
          <w:p w14:paraId="0CB670D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tcBorders>
              <w:bottom w:val="single" w:sz="12" w:space="0" w:color="666666"/>
            </w:tcBorders>
            <w:shd w:val="clear" w:color="auto" w:fill="FFFFFF"/>
          </w:tcPr>
          <w:p w14:paraId="4E14895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tcBorders>
              <w:bottom w:val="single" w:sz="12" w:space="0" w:color="666666"/>
            </w:tcBorders>
            <w:shd w:val="clear" w:color="auto" w:fill="FFFFFF"/>
          </w:tcPr>
          <w:p w14:paraId="04E53A7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IQCODE ≤ 3.0</w:t>
            </w:r>
          </w:p>
        </w:tc>
        <w:tc>
          <w:tcPr>
            <w:tcW w:w="1661" w:type="dxa"/>
            <w:tcBorders>
              <w:bottom w:val="single" w:sz="12" w:space="0" w:color="666666"/>
            </w:tcBorders>
            <w:shd w:val="clear" w:color="auto" w:fill="FFFFFF"/>
          </w:tcPr>
          <w:p w14:paraId="69002CE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tcBorders>
              <w:bottom w:val="single" w:sz="12" w:space="0" w:color="666666"/>
            </w:tcBorders>
            <w:shd w:val="clear" w:color="auto" w:fill="FFFFFF"/>
          </w:tcPr>
          <w:p w14:paraId="46C8C0E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69</w:t>
            </w:r>
          </w:p>
        </w:tc>
      </w:tr>
      <w:tr w:rsidR="009765BE" w14:paraId="52C0F3E3" w14:textId="77777777">
        <w:trPr>
          <w:trHeight w:val="360"/>
          <w:jc w:val="center"/>
        </w:trPr>
        <w:tc>
          <w:tcPr>
            <w:tcW w:w="9360" w:type="dxa"/>
            <w:gridSpan w:val="5"/>
            <w:tcBorders>
              <w:top w:val="single" w:sz="12" w:space="0" w:color="666666"/>
            </w:tcBorders>
            <w:shd w:val="clear" w:color="auto" w:fill="FFFFFF"/>
            <w:vAlign w:val="center"/>
          </w:tcPr>
          <w:p w14:paraId="7B85B014"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n: unweighted HRS-HCAP Wave 1 participants (N = 3,496; Normal 2,433, MCI 747, Dementia 316).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bookmarkStart w:id="33" w:name="step-4.-classification-rules"/>
            <w:bookmarkEnd w:id="33"/>
          </w:p>
        </w:tc>
      </w:tr>
    </w:tbl>
    <w:p w14:paraId="4F5938A2" w14:textId="77777777" w:rsidR="009765BE" w:rsidRDefault="00000000">
      <w:pPr>
        <w:pStyle w:val="Heading2"/>
      </w:pPr>
      <w:r>
        <w:t>Agreement with the Manly-Jones algorithm in HRS-HCAP Wave 1</w:t>
      </w:r>
    </w:p>
    <w:p w14:paraId="2CDE91A5" w14:textId="77777777" w:rsidR="009765BE" w:rsidRDefault="00000000">
      <w:pPr>
        <w:pStyle w:val="FirstParagraph"/>
      </w:pPr>
      <w:r>
        <w:t xml:space="preserve">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same prevalence-matching logic we used in Step 3, but the </w:t>
      </w:r>
      <w:r>
        <w:lastRenderedPageBreak/>
        <w:t>Langa-Weir score is not adjusted for demographic characteristics. We treat CIND as the counterpart of MCI.</w:t>
      </w:r>
    </w:p>
    <w:p w14:paraId="718624E8" w14:textId="77777777" w:rsidR="009765BE" w:rsidRDefault="00000000">
      <w:pPr>
        <w:pStyle w:val="BodyText"/>
      </w:pPr>
      <w:r>
        <w:t>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0.35 and 0.41. Of the weighted population the Manly-Jones algorithm classified as having dementia, the core algorithm classified 39% as having dementia and Langa-Weir classified 42%. Of those the core algorithm classified as having dementia, 43% had dementia by the Manly-Jones algorithm (Langa-Weir: 50%). Agreement between the core algorithm and Langa-Weir was 0.56 (3 classes, weighted kappa) and 0.44 (dementia, kappa). Table A5 gives the weighted cross-classifications. Each kappa compares 2 classifications that both contain error, so these values describe agreement and not accuracy.</w:t>
      </w:r>
    </w:p>
    <w:tbl>
      <w:tblPr>
        <w:tblW w:w="9360" w:type="dxa"/>
        <w:jc w:val="center"/>
        <w:tblLayout w:type="fixed"/>
        <w:tblCellMar>
          <w:left w:w="0" w:type="dxa"/>
          <w:right w:w="0" w:type="dxa"/>
        </w:tblCellMar>
        <w:tblLook w:val="0420" w:firstRow="1" w:lastRow="0" w:firstColumn="0" w:lastColumn="0" w:noHBand="0" w:noVBand="1"/>
      </w:tblPr>
      <w:tblGrid>
        <w:gridCol w:w="1509"/>
        <w:gridCol w:w="1226"/>
        <w:gridCol w:w="133"/>
        <w:gridCol w:w="1308"/>
        <w:gridCol w:w="504"/>
        <w:gridCol w:w="936"/>
        <w:gridCol w:w="875"/>
        <w:gridCol w:w="997"/>
        <w:gridCol w:w="815"/>
        <w:gridCol w:w="1057"/>
      </w:tblGrid>
      <w:tr w:rsidR="009765BE" w14:paraId="14F73295"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4242BA7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A4. Agreement of the core algorithm and Langa-Weir with the Manly-Jones algorithm, HRS-HCAP Wave 1</w:t>
            </w:r>
          </w:p>
        </w:tc>
      </w:tr>
      <w:tr w:rsidR="009765BE" w14:paraId="70AC5569" w14:textId="77777777">
        <w:trPr>
          <w:trHeight w:val="360"/>
          <w:tblHeader/>
          <w:jc w:val="center"/>
        </w:trPr>
        <w:tc>
          <w:tcPr>
            <w:tcW w:w="2735" w:type="dxa"/>
            <w:gridSpan w:val="2"/>
            <w:tcBorders>
              <w:top w:val="single" w:sz="12" w:space="0" w:color="666666"/>
              <w:bottom w:val="single" w:sz="12" w:space="0" w:color="666666"/>
            </w:tcBorders>
            <w:shd w:val="clear" w:color="auto" w:fill="FFFFFF"/>
            <w:vAlign w:val="center"/>
          </w:tcPr>
          <w:p w14:paraId="6A5C341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Comparison</w:t>
            </w:r>
          </w:p>
        </w:tc>
        <w:tc>
          <w:tcPr>
            <w:tcW w:w="1441" w:type="dxa"/>
            <w:gridSpan w:val="2"/>
            <w:tcBorders>
              <w:top w:val="single" w:sz="12" w:space="0" w:color="666666"/>
              <w:bottom w:val="single" w:sz="12" w:space="0" w:color="666666"/>
            </w:tcBorders>
            <w:shd w:val="clear" w:color="auto" w:fill="FFFFFF"/>
            <w:vAlign w:val="center"/>
          </w:tcPr>
          <w:p w14:paraId="6E46B4B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 (quadratic)</w:t>
            </w:r>
          </w:p>
        </w:tc>
        <w:tc>
          <w:tcPr>
            <w:tcW w:w="1440" w:type="dxa"/>
            <w:gridSpan w:val="2"/>
            <w:tcBorders>
              <w:top w:val="single" w:sz="12" w:space="0" w:color="666666"/>
              <w:bottom w:val="single" w:sz="12" w:space="0" w:color="666666"/>
            </w:tcBorders>
            <w:shd w:val="clear" w:color="auto" w:fill="FFFFFF"/>
            <w:vAlign w:val="center"/>
          </w:tcPr>
          <w:p w14:paraId="298F94F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 vs. not</w:t>
            </w:r>
          </w:p>
        </w:tc>
        <w:tc>
          <w:tcPr>
            <w:tcW w:w="1872" w:type="dxa"/>
            <w:gridSpan w:val="2"/>
            <w:tcBorders>
              <w:top w:val="single" w:sz="12" w:space="0" w:color="666666"/>
              <w:bottom w:val="single" w:sz="12" w:space="0" w:color="666666"/>
            </w:tcBorders>
            <w:shd w:val="clear" w:color="auto" w:fill="FFFFFF"/>
            <w:vAlign w:val="center"/>
          </w:tcPr>
          <w:p w14:paraId="0452A25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c>
          <w:tcPr>
            <w:tcW w:w="1872" w:type="dxa"/>
            <w:gridSpan w:val="2"/>
            <w:tcBorders>
              <w:top w:val="single" w:sz="12" w:space="0" w:color="666666"/>
              <w:bottom w:val="single" w:sz="12" w:space="0" w:color="666666"/>
            </w:tcBorders>
            <w:shd w:val="clear" w:color="auto" w:fill="FFFFFF"/>
            <w:vAlign w:val="center"/>
          </w:tcPr>
          <w:p w14:paraId="7129EE6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dementia that is Manly-Jones dementia, %</w:t>
            </w:r>
          </w:p>
        </w:tc>
      </w:tr>
      <w:tr w:rsidR="009765BE" w14:paraId="7ABFA57F" w14:textId="77777777">
        <w:trPr>
          <w:trHeight w:val="360"/>
          <w:jc w:val="center"/>
        </w:trPr>
        <w:tc>
          <w:tcPr>
            <w:tcW w:w="2735" w:type="dxa"/>
            <w:gridSpan w:val="2"/>
            <w:tcBorders>
              <w:top w:val="single" w:sz="12" w:space="0" w:color="666666"/>
            </w:tcBorders>
            <w:shd w:val="clear" w:color="auto" w:fill="FFFFFF"/>
          </w:tcPr>
          <w:p w14:paraId="1E55958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Manly-Jones</w:t>
            </w:r>
          </w:p>
        </w:tc>
        <w:tc>
          <w:tcPr>
            <w:tcW w:w="1441" w:type="dxa"/>
            <w:gridSpan w:val="2"/>
            <w:tcBorders>
              <w:top w:val="single" w:sz="12" w:space="0" w:color="666666"/>
            </w:tcBorders>
            <w:shd w:val="clear" w:color="auto" w:fill="FFFFFF"/>
          </w:tcPr>
          <w:p w14:paraId="54573E8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440" w:type="dxa"/>
            <w:gridSpan w:val="2"/>
            <w:tcBorders>
              <w:top w:val="single" w:sz="12" w:space="0" w:color="666666"/>
            </w:tcBorders>
            <w:shd w:val="clear" w:color="auto" w:fill="FFFFFF"/>
          </w:tcPr>
          <w:p w14:paraId="3206A7F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c>
          <w:tcPr>
            <w:tcW w:w="1872" w:type="dxa"/>
            <w:gridSpan w:val="2"/>
            <w:tcBorders>
              <w:top w:val="single" w:sz="12" w:space="0" w:color="666666"/>
            </w:tcBorders>
            <w:shd w:val="clear" w:color="auto" w:fill="FFFFFF"/>
          </w:tcPr>
          <w:p w14:paraId="4467AB2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39</w:t>
            </w:r>
          </w:p>
        </w:tc>
        <w:tc>
          <w:tcPr>
            <w:tcW w:w="1872" w:type="dxa"/>
            <w:gridSpan w:val="2"/>
            <w:tcBorders>
              <w:top w:val="single" w:sz="12" w:space="0" w:color="666666"/>
            </w:tcBorders>
            <w:shd w:val="clear" w:color="auto" w:fill="FFFFFF"/>
          </w:tcPr>
          <w:p w14:paraId="581D652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43</w:t>
            </w:r>
          </w:p>
        </w:tc>
      </w:tr>
      <w:tr w:rsidR="009765BE" w14:paraId="2DC4EC3A" w14:textId="77777777">
        <w:trPr>
          <w:trHeight w:val="360"/>
          <w:jc w:val="center"/>
        </w:trPr>
        <w:tc>
          <w:tcPr>
            <w:tcW w:w="2735" w:type="dxa"/>
            <w:gridSpan w:val="2"/>
            <w:shd w:val="clear" w:color="auto" w:fill="FFFFFF"/>
          </w:tcPr>
          <w:p w14:paraId="253CE8C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Langa-Weir vs. Manly-Jones</w:t>
            </w:r>
          </w:p>
        </w:tc>
        <w:tc>
          <w:tcPr>
            <w:tcW w:w="1441" w:type="dxa"/>
            <w:gridSpan w:val="2"/>
            <w:shd w:val="clear" w:color="auto" w:fill="FFFFFF"/>
          </w:tcPr>
          <w:p w14:paraId="2CBB0CD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0.51</w:t>
            </w:r>
          </w:p>
        </w:tc>
        <w:tc>
          <w:tcPr>
            <w:tcW w:w="1440" w:type="dxa"/>
            <w:gridSpan w:val="2"/>
            <w:shd w:val="clear" w:color="auto" w:fill="FFFFFF"/>
          </w:tcPr>
          <w:p w14:paraId="1EE9235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shd w:val="clear" w:color="auto" w:fill="FFFFFF"/>
          </w:tcPr>
          <w:p w14:paraId="70FDD57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42</w:t>
            </w:r>
          </w:p>
        </w:tc>
        <w:tc>
          <w:tcPr>
            <w:tcW w:w="1872" w:type="dxa"/>
            <w:gridSpan w:val="2"/>
            <w:shd w:val="clear" w:color="auto" w:fill="FFFFFF"/>
          </w:tcPr>
          <w:p w14:paraId="54F3F32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50</w:t>
            </w:r>
          </w:p>
        </w:tc>
      </w:tr>
      <w:tr w:rsidR="009765BE" w14:paraId="78BABF02" w14:textId="77777777">
        <w:trPr>
          <w:trHeight w:val="360"/>
          <w:jc w:val="center"/>
        </w:trPr>
        <w:tc>
          <w:tcPr>
            <w:tcW w:w="2735" w:type="dxa"/>
            <w:gridSpan w:val="2"/>
            <w:tcBorders>
              <w:bottom w:val="single" w:sz="12" w:space="0" w:color="666666"/>
            </w:tcBorders>
            <w:shd w:val="clear" w:color="auto" w:fill="FFFFFF"/>
          </w:tcPr>
          <w:p w14:paraId="76A72F9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Langa-Weir</w:t>
            </w:r>
          </w:p>
        </w:tc>
        <w:tc>
          <w:tcPr>
            <w:tcW w:w="1441" w:type="dxa"/>
            <w:gridSpan w:val="2"/>
            <w:tcBorders>
              <w:bottom w:val="single" w:sz="12" w:space="0" w:color="666666"/>
            </w:tcBorders>
            <w:shd w:val="clear" w:color="auto" w:fill="FFFFFF"/>
          </w:tcPr>
          <w:p w14:paraId="06DA328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440" w:type="dxa"/>
            <w:gridSpan w:val="2"/>
            <w:tcBorders>
              <w:bottom w:val="single" w:sz="12" w:space="0" w:color="666666"/>
            </w:tcBorders>
            <w:shd w:val="clear" w:color="auto" w:fill="FFFFFF"/>
          </w:tcPr>
          <w:p w14:paraId="7BD19AE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0.44</w:t>
            </w:r>
          </w:p>
        </w:tc>
        <w:tc>
          <w:tcPr>
            <w:tcW w:w="1872" w:type="dxa"/>
            <w:gridSpan w:val="2"/>
            <w:tcBorders>
              <w:bottom w:val="single" w:sz="12" w:space="0" w:color="666666"/>
            </w:tcBorders>
            <w:shd w:val="clear" w:color="auto" w:fill="FFFFFF"/>
          </w:tcPr>
          <w:p w14:paraId="333016F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872" w:type="dxa"/>
            <w:gridSpan w:val="2"/>
            <w:tcBorders>
              <w:bottom w:val="single" w:sz="12" w:space="0" w:color="666666"/>
            </w:tcBorders>
            <w:shd w:val="clear" w:color="auto" w:fill="FFFFFF"/>
          </w:tcPr>
          <w:p w14:paraId="56EDB80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9765BE" w14:paraId="1266156B" w14:textId="77777777">
        <w:trPr>
          <w:trHeight w:val="360"/>
          <w:jc w:val="center"/>
        </w:trPr>
        <w:tc>
          <w:tcPr>
            <w:tcW w:w="9360" w:type="dxa"/>
            <w:gridSpan w:val="10"/>
            <w:tcBorders>
              <w:top w:val="single" w:sz="12" w:space="0" w:color="666666"/>
            </w:tcBorders>
            <w:shd w:val="clear" w:color="auto" w:fill="FFFFFF"/>
            <w:vAlign w:val="center"/>
          </w:tcPr>
          <w:p w14:paraId="2F3EAC55"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N = 3,496 HRS-HCAP Wave 1 participants with all 3 classifications; statistics weighted with HCAP Wave 1 (2016) sampling weight. Core algorithm and Langa-Weir use 2016 HRS core data; the Manly-Jones algorithm uses HRS-HCAP data. Kappa, 3-class: Normal, MCI, Dementia with quadratic weights (Cohen, 1968). The last 2 columns treat the Manly-Jones classification as the reference; n/a, not applicable.</w:t>
            </w:r>
          </w:p>
        </w:tc>
      </w:tr>
      <w:tr w:rsidR="009765BE" w14:paraId="34F9FB68" w14:textId="77777777">
        <w:trPr>
          <w:trHeight w:val="360"/>
          <w:jc w:val="center"/>
        </w:trPr>
        <w:tc>
          <w:tcPr>
            <w:tcW w:w="9360" w:type="dxa"/>
            <w:gridSpan w:val="10"/>
            <w:tcBorders>
              <w:top w:val="single" w:sz="12" w:space="0" w:color="666666"/>
              <w:bottom w:val="single" w:sz="12" w:space="0" w:color="666666"/>
            </w:tcBorders>
            <w:shd w:val="clear" w:color="auto" w:fill="FFFFFF"/>
            <w:vAlign w:val="center"/>
          </w:tcPr>
          <w:p w14:paraId="715069D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9765BE" w14:paraId="1AF839CB" w14:textId="77777777">
        <w:trPr>
          <w:trHeight w:val="360"/>
          <w:jc w:val="center"/>
        </w:trPr>
        <w:tc>
          <w:tcPr>
            <w:tcW w:w="1509" w:type="dxa"/>
            <w:tcBorders>
              <w:top w:val="single" w:sz="12" w:space="0" w:color="666666"/>
              <w:bottom w:val="single" w:sz="12" w:space="0" w:color="666666"/>
            </w:tcBorders>
            <w:shd w:val="clear" w:color="auto" w:fill="FFFFFF"/>
            <w:vAlign w:val="center"/>
          </w:tcPr>
          <w:p w14:paraId="752EA09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gridSpan w:val="2"/>
            <w:tcBorders>
              <w:top w:val="single" w:sz="12" w:space="0" w:color="666666"/>
              <w:bottom w:val="single" w:sz="12" w:space="0" w:color="666666"/>
            </w:tcBorders>
            <w:shd w:val="clear" w:color="auto" w:fill="FFFFFF"/>
            <w:vAlign w:val="center"/>
          </w:tcPr>
          <w:p w14:paraId="18D2C81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gridSpan w:val="2"/>
            <w:tcBorders>
              <w:top w:val="single" w:sz="12" w:space="0" w:color="666666"/>
              <w:bottom w:val="single" w:sz="12" w:space="0" w:color="666666"/>
            </w:tcBorders>
            <w:shd w:val="clear" w:color="auto" w:fill="FFFFFF"/>
            <w:vAlign w:val="center"/>
          </w:tcPr>
          <w:p w14:paraId="69523BD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gridSpan w:val="2"/>
            <w:tcBorders>
              <w:top w:val="single" w:sz="12" w:space="0" w:color="666666"/>
              <w:bottom w:val="single" w:sz="12" w:space="0" w:color="666666"/>
            </w:tcBorders>
            <w:shd w:val="clear" w:color="auto" w:fill="FFFFFF"/>
            <w:vAlign w:val="center"/>
          </w:tcPr>
          <w:p w14:paraId="12CFB1F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2" w:type="dxa"/>
            <w:gridSpan w:val="2"/>
            <w:tcBorders>
              <w:top w:val="single" w:sz="12" w:space="0" w:color="666666"/>
              <w:bottom w:val="single" w:sz="12" w:space="0" w:color="666666"/>
            </w:tcBorders>
            <w:shd w:val="clear" w:color="auto" w:fill="FFFFFF"/>
            <w:vAlign w:val="center"/>
          </w:tcPr>
          <w:p w14:paraId="44EBA71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1F765DC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Total</w:t>
            </w:r>
          </w:p>
        </w:tc>
      </w:tr>
      <w:tr w:rsidR="009765BE" w14:paraId="06F84C1A" w14:textId="77777777">
        <w:trPr>
          <w:trHeight w:val="360"/>
          <w:jc w:val="center"/>
        </w:trPr>
        <w:tc>
          <w:tcPr>
            <w:tcW w:w="1509" w:type="dxa"/>
            <w:tcBorders>
              <w:top w:val="single" w:sz="12" w:space="0" w:color="666666"/>
            </w:tcBorders>
            <w:shd w:val="clear" w:color="auto" w:fill="FFFFFF"/>
          </w:tcPr>
          <w:p w14:paraId="3FCDD17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tcBorders>
              <w:top w:val="single" w:sz="12" w:space="0" w:color="666666"/>
            </w:tcBorders>
            <w:shd w:val="clear" w:color="auto" w:fill="FFFFFF"/>
          </w:tcPr>
          <w:p w14:paraId="55E9052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tcBorders>
              <w:top w:val="single" w:sz="12" w:space="0" w:color="666666"/>
            </w:tcBorders>
            <w:shd w:val="clear" w:color="auto" w:fill="FFFFFF"/>
          </w:tcPr>
          <w:p w14:paraId="6777F4A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29,237 (84%)</w:t>
            </w:r>
          </w:p>
        </w:tc>
        <w:tc>
          <w:tcPr>
            <w:tcW w:w="1811" w:type="dxa"/>
            <w:gridSpan w:val="2"/>
            <w:tcBorders>
              <w:top w:val="single" w:sz="12" w:space="0" w:color="666666"/>
            </w:tcBorders>
            <w:shd w:val="clear" w:color="auto" w:fill="FFFFFF"/>
          </w:tcPr>
          <w:p w14:paraId="7FF2513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4,750 (14%)</w:t>
            </w:r>
          </w:p>
        </w:tc>
        <w:tc>
          <w:tcPr>
            <w:tcW w:w="1812" w:type="dxa"/>
            <w:gridSpan w:val="2"/>
            <w:tcBorders>
              <w:top w:val="single" w:sz="12" w:space="0" w:color="666666"/>
            </w:tcBorders>
            <w:shd w:val="clear" w:color="auto" w:fill="FFFFFF"/>
          </w:tcPr>
          <w:p w14:paraId="0E225F9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802 (2%)</w:t>
            </w:r>
          </w:p>
        </w:tc>
        <w:tc>
          <w:tcPr>
            <w:tcW w:w="1057" w:type="dxa"/>
            <w:tcBorders>
              <w:top w:val="single" w:sz="12" w:space="0" w:color="666666"/>
            </w:tcBorders>
            <w:shd w:val="clear" w:color="auto" w:fill="FFFFFF"/>
          </w:tcPr>
          <w:p w14:paraId="57B99E3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9765BE" w14:paraId="0AA6C6E3" w14:textId="77777777">
        <w:trPr>
          <w:trHeight w:val="360"/>
          <w:jc w:val="center"/>
        </w:trPr>
        <w:tc>
          <w:tcPr>
            <w:tcW w:w="1509" w:type="dxa"/>
            <w:shd w:val="clear" w:color="auto" w:fill="FFFFFF"/>
          </w:tcPr>
          <w:p w14:paraId="7E8C2EE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62F11DC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570F3EE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5,462 (51%)</w:t>
            </w:r>
          </w:p>
        </w:tc>
        <w:tc>
          <w:tcPr>
            <w:tcW w:w="1811" w:type="dxa"/>
            <w:gridSpan w:val="2"/>
            <w:shd w:val="clear" w:color="auto" w:fill="FFFFFF"/>
          </w:tcPr>
          <w:p w14:paraId="7EED93F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3,712 (35%)</w:t>
            </w:r>
          </w:p>
        </w:tc>
        <w:tc>
          <w:tcPr>
            <w:tcW w:w="1812" w:type="dxa"/>
            <w:gridSpan w:val="2"/>
            <w:shd w:val="clear" w:color="auto" w:fill="FFFFFF"/>
          </w:tcPr>
          <w:p w14:paraId="7B5329D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1,551 (14%)</w:t>
            </w:r>
          </w:p>
        </w:tc>
        <w:tc>
          <w:tcPr>
            <w:tcW w:w="1057" w:type="dxa"/>
            <w:shd w:val="clear" w:color="auto" w:fill="FFFFFF"/>
          </w:tcPr>
          <w:p w14:paraId="40795B0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9765BE" w14:paraId="227B3172" w14:textId="77777777">
        <w:trPr>
          <w:trHeight w:val="360"/>
          <w:jc w:val="center"/>
        </w:trPr>
        <w:tc>
          <w:tcPr>
            <w:tcW w:w="1509" w:type="dxa"/>
            <w:shd w:val="clear" w:color="auto" w:fill="FFFFFF"/>
          </w:tcPr>
          <w:p w14:paraId="3B2898A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1F76171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shd w:val="clear" w:color="auto" w:fill="FFFFFF"/>
          </w:tcPr>
          <w:p w14:paraId="10618D7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890 (19%)</w:t>
            </w:r>
          </w:p>
        </w:tc>
        <w:tc>
          <w:tcPr>
            <w:tcW w:w="1811" w:type="dxa"/>
            <w:gridSpan w:val="2"/>
            <w:shd w:val="clear" w:color="auto" w:fill="FFFFFF"/>
          </w:tcPr>
          <w:p w14:paraId="097C4D6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1,933 (42%)</w:t>
            </w:r>
          </w:p>
        </w:tc>
        <w:tc>
          <w:tcPr>
            <w:tcW w:w="1812" w:type="dxa"/>
            <w:gridSpan w:val="2"/>
            <w:shd w:val="clear" w:color="auto" w:fill="FFFFFF"/>
          </w:tcPr>
          <w:p w14:paraId="00B2D72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1,797 (39%)</w:t>
            </w:r>
          </w:p>
        </w:tc>
        <w:tc>
          <w:tcPr>
            <w:tcW w:w="1057" w:type="dxa"/>
            <w:shd w:val="clear" w:color="auto" w:fill="FFFFFF"/>
          </w:tcPr>
          <w:p w14:paraId="67F44EA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9765BE" w14:paraId="052DF2C0" w14:textId="77777777">
        <w:trPr>
          <w:trHeight w:val="360"/>
          <w:jc w:val="center"/>
        </w:trPr>
        <w:tc>
          <w:tcPr>
            <w:tcW w:w="1509" w:type="dxa"/>
            <w:shd w:val="clear" w:color="auto" w:fill="FFFFFF"/>
          </w:tcPr>
          <w:p w14:paraId="6B24A53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77E462F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shd w:val="clear" w:color="auto" w:fill="FFFFFF"/>
          </w:tcPr>
          <w:p w14:paraId="0FB65C8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gridSpan w:val="2"/>
            <w:shd w:val="clear" w:color="auto" w:fill="FFFFFF"/>
          </w:tcPr>
          <w:p w14:paraId="6209629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4,091 (12%)</w:t>
            </w:r>
          </w:p>
        </w:tc>
        <w:tc>
          <w:tcPr>
            <w:tcW w:w="1812" w:type="dxa"/>
            <w:gridSpan w:val="2"/>
            <w:shd w:val="clear" w:color="auto" w:fill="FFFFFF"/>
          </w:tcPr>
          <w:p w14:paraId="1D172A3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1CBC770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9765BE" w14:paraId="70C9E407" w14:textId="77777777">
        <w:trPr>
          <w:trHeight w:val="360"/>
          <w:jc w:val="center"/>
        </w:trPr>
        <w:tc>
          <w:tcPr>
            <w:tcW w:w="1509" w:type="dxa"/>
            <w:shd w:val="clear" w:color="auto" w:fill="FFFFFF"/>
          </w:tcPr>
          <w:p w14:paraId="4EC6689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2CA8706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54EE0F8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gridSpan w:val="2"/>
            <w:shd w:val="clear" w:color="auto" w:fill="FFFFFF"/>
          </w:tcPr>
          <w:p w14:paraId="4BD70A5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3,120 (29%)</w:t>
            </w:r>
          </w:p>
        </w:tc>
        <w:tc>
          <w:tcPr>
            <w:tcW w:w="1812" w:type="dxa"/>
            <w:gridSpan w:val="2"/>
            <w:shd w:val="clear" w:color="auto" w:fill="FFFFFF"/>
          </w:tcPr>
          <w:p w14:paraId="13B4399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04133AF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9765BE" w14:paraId="6F00DC4C" w14:textId="77777777">
        <w:trPr>
          <w:trHeight w:val="360"/>
          <w:jc w:val="center"/>
        </w:trPr>
        <w:tc>
          <w:tcPr>
            <w:tcW w:w="1509" w:type="dxa"/>
            <w:tcBorders>
              <w:bottom w:val="single" w:sz="12" w:space="0" w:color="666666"/>
            </w:tcBorders>
            <w:shd w:val="clear" w:color="auto" w:fill="FFFFFF"/>
          </w:tcPr>
          <w:p w14:paraId="0C3DD9A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tcBorders>
              <w:bottom w:val="single" w:sz="12" w:space="0" w:color="666666"/>
            </w:tcBorders>
            <w:shd w:val="clear" w:color="auto" w:fill="FFFFFF"/>
          </w:tcPr>
          <w:p w14:paraId="3BD2BD5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tcBorders>
              <w:bottom w:val="single" w:sz="12" w:space="0" w:color="666666"/>
            </w:tcBorders>
            <w:shd w:val="clear" w:color="auto" w:fill="FFFFFF"/>
          </w:tcPr>
          <w:p w14:paraId="1EB6BA3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gridSpan w:val="2"/>
            <w:tcBorders>
              <w:bottom w:val="single" w:sz="12" w:space="0" w:color="666666"/>
            </w:tcBorders>
            <w:shd w:val="clear" w:color="auto" w:fill="FFFFFF"/>
          </w:tcPr>
          <w:p w14:paraId="6313141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1,439 (31%)</w:t>
            </w:r>
          </w:p>
        </w:tc>
        <w:tc>
          <w:tcPr>
            <w:tcW w:w="1812" w:type="dxa"/>
            <w:gridSpan w:val="2"/>
            <w:tcBorders>
              <w:bottom w:val="single" w:sz="12" w:space="0" w:color="666666"/>
            </w:tcBorders>
            <w:shd w:val="clear" w:color="auto" w:fill="FFFFFF"/>
          </w:tcPr>
          <w:p w14:paraId="6DF5B79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069075B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9765BE" w14:paraId="7DCA67A4" w14:textId="77777777">
        <w:trPr>
          <w:trHeight w:val="360"/>
          <w:jc w:val="center"/>
        </w:trPr>
        <w:tc>
          <w:tcPr>
            <w:tcW w:w="9360" w:type="dxa"/>
            <w:gridSpan w:val="10"/>
            <w:tcBorders>
              <w:top w:val="single" w:sz="12" w:space="0" w:color="666666"/>
            </w:tcBorders>
            <w:shd w:val="clear" w:color="auto" w:fill="FFFFFF"/>
            <w:vAlign w:val="center"/>
          </w:tcPr>
          <w:p w14:paraId="0F104241"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 xml:space="preserve">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 Wave 1 (2016) sampling weight). </w:t>
            </w:r>
            <w:r>
              <w:rPr>
                <w:rFonts w:eastAsia="Arial" w:cs="Arial"/>
                <w:color w:val="000000"/>
                <w:sz w:val="16"/>
                <w:szCs w:val="16"/>
              </w:rPr>
              <w:lastRenderedPageBreak/>
              <w:t>Kappas are in Table A4.</w:t>
            </w:r>
          </w:p>
        </w:tc>
      </w:tr>
    </w:tbl>
    <w:p w14:paraId="58F6E8FA" w14:textId="77777777" w:rsidR="009765BE" w:rsidRDefault="00000000">
      <w:pPr>
        <w:pStyle w:val="Heading2"/>
      </w:pPr>
      <w:r>
        <w:lastRenderedPageBreak/>
        <w:t>Application to the 2018, 2020, and 2022 core interviews</w:t>
      </w:r>
    </w:p>
    <w:p w14:paraId="135495F7" w14:textId="77777777" w:rsidR="009765BE"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9765BE" w14:paraId="29254A81"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2F09E1B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9765BE" w14:paraId="34D86F6E"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16A7F79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44D2A66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6045FCD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78013B3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6248890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13BE0DF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7D2B761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075DCEF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r>
      <w:tr w:rsidR="009765BE" w14:paraId="2CA6025E" w14:textId="77777777">
        <w:trPr>
          <w:trHeight w:val="360"/>
          <w:jc w:val="center"/>
        </w:trPr>
        <w:tc>
          <w:tcPr>
            <w:tcW w:w="857" w:type="dxa"/>
            <w:tcBorders>
              <w:top w:val="single" w:sz="12" w:space="0" w:color="666666"/>
            </w:tcBorders>
            <w:shd w:val="clear" w:color="auto" w:fill="FFFFFF"/>
          </w:tcPr>
          <w:p w14:paraId="6E37A92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6861F17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107A805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469B207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483A37C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7C7B658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2,433 (69.6%)</w:t>
            </w:r>
          </w:p>
        </w:tc>
        <w:tc>
          <w:tcPr>
            <w:tcW w:w="1358" w:type="dxa"/>
            <w:tcBorders>
              <w:top w:val="single" w:sz="12" w:space="0" w:color="666666"/>
            </w:tcBorders>
            <w:shd w:val="clear" w:color="auto" w:fill="FFFFFF"/>
          </w:tcPr>
          <w:p w14:paraId="24F2AC6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747 (21.4%)</w:t>
            </w:r>
          </w:p>
        </w:tc>
        <w:tc>
          <w:tcPr>
            <w:tcW w:w="1359" w:type="dxa"/>
            <w:tcBorders>
              <w:top w:val="single" w:sz="12" w:space="0" w:color="666666"/>
            </w:tcBorders>
            <w:shd w:val="clear" w:color="auto" w:fill="FFFFFF"/>
          </w:tcPr>
          <w:p w14:paraId="0CCCECD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316 (9.0%)</w:t>
            </w:r>
          </w:p>
        </w:tc>
      </w:tr>
      <w:tr w:rsidR="009765BE" w14:paraId="22F56C27" w14:textId="77777777">
        <w:trPr>
          <w:trHeight w:val="360"/>
          <w:jc w:val="center"/>
        </w:trPr>
        <w:tc>
          <w:tcPr>
            <w:tcW w:w="857" w:type="dxa"/>
            <w:shd w:val="clear" w:color="auto" w:fill="FFFFFF"/>
          </w:tcPr>
          <w:p w14:paraId="77B58DF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0B1410F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1BDB1A6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3F9109B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3A2E3D3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1AF0613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2,163 (72.4%)</w:t>
            </w:r>
          </w:p>
        </w:tc>
        <w:tc>
          <w:tcPr>
            <w:tcW w:w="1358" w:type="dxa"/>
            <w:shd w:val="clear" w:color="auto" w:fill="FFFFFF"/>
          </w:tcPr>
          <w:p w14:paraId="12CE783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603 (20.2%)</w:t>
            </w:r>
          </w:p>
        </w:tc>
        <w:tc>
          <w:tcPr>
            <w:tcW w:w="1359" w:type="dxa"/>
            <w:shd w:val="clear" w:color="auto" w:fill="FFFFFF"/>
          </w:tcPr>
          <w:p w14:paraId="15E590E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222 (7.4%)</w:t>
            </w:r>
          </w:p>
        </w:tc>
      </w:tr>
      <w:tr w:rsidR="009765BE" w14:paraId="028CB59B" w14:textId="77777777">
        <w:trPr>
          <w:trHeight w:val="360"/>
          <w:jc w:val="center"/>
        </w:trPr>
        <w:tc>
          <w:tcPr>
            <w:tcW w:w="857" w:type="dxa"/>
            <w:shd w:val="clear" w:color="auto" w:fill="FFFFFF"/>
          </w:tcPr>
          <w:p w14:paraId="3C42D36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6AB5224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41F20F4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7E4039A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00F0C45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2FA8FD1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1,920 (75.1%)</w:t>
            </w:r>
          </w:p>
        </w:tc>
        <w:tc>
          <w:tcPr>
            <w:tcW w:w="1358" w:type="dxa"/>
            <w:shd w:val="clear" w:color="auto" w:fill="FFFFFF"/>
          </w:tcPr>
          <w:p w14:paraId="01016F9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450 (17.6%)</w:t>
            </w:r>
          </w:p>
        </w:tc>
        <w:tc>
          <w:tcPr>
            <w:tcW w:w="1359" w:type="dxa"/>
            <w:shd w:val="clear" w:color="auto" w:fill="FFFFFF"/>
          </w:tcPr>
          <w:p w14:paraId="2F23915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188 (7.3%)</w:t>
            </w:r>
          </w:p>
        </w:tc>
      </w:tr>
      <w:tr w:rsidR="009765BE" w14:paraId="34BE4FC5" w14:textId="77777777">
        <w:trPr>
          <w:trHeight w:val="360"/>
          <w:jc w:val="center"/>
        </w:trPr>
        <w:tc>
          <w:tcPr>
            <w:tcW w:w="857" w:type="dxa"/>
            <w:tcBorders>
              <w:bottom w:val="single" w:sz="12" w:space="0" w:color="666666"/>
            </w:tcBorders>
            <w:shd w:val="clear" w:color="auto" w:fill="FFFFFF"/>
          </w:tcPr>
          <w:p w14:paraId="6B1FB89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3AF9B5C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18BE745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5D83306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0CE4119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2482CC1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1,474 (71.9%)</w:t>
            </w:r>
          </w:p>
        </w:tc>
        <w:tc>
          <w:tcPr>
            <w:tcW w:w="1358" w:type="dxa"/>
            <w:tcBorders>
              <w:bottom w:val="single" w:sz="12" w:space="0" w:color="666666"/>
            </w:tcBorders>
            <w:shd w:val="clear" w:color="auto" w:fill="FFFFFF"/>
          </w:tcPr>
          <w:p w14:paraId="48DC046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392 (19.1%)</w:t>
            </w:r>
          </w:p>
        </w:tc>
        <w:tc>
          <w:tcPr>
            <w:tcW w:w="1359" w:type="dxa"/>
            <w:tcBorders>
              <w:bottom w:val="single" w:sz="12" w:space="0" w:color="666666"/>
            </w:tcBorders>
            <w:shd w:val="clear" w:color="auto" w:fill="FFFFFF"/>
          </w:tcPr>
          <w:p w14:paraId="3BA1441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183 (8.9%)</w:t>
            </w:r>
          </w:p>
        </w:tc>
      </w:tr>
      <w:tr w:rsidR="009765BE" w14:paraId="1C90E605" w14:textId="77777777">
        <w:trPr>
          <w:trHeight w:val="360"/>
          <w:jc w:val="center"/>
        </w:trPr>
        <w:tc>
          <w:tcPr>
            <w:tcW w:w="9360" w:type="dxa"/>
            <w:gridSpan w:val="8"/>
            <w:tcBorders>
              <w:top w:val="single" w:sz="12" w:space="0" w:color="666666"/>
            </w:tcBorders>
            <w:shd w:val="clear" w:color="auto" w:fill="FFFFFF"/>
            <w:vAlign w:val="center"/>
          </w:tcPr>
          <w:p w14:paraId="0407067F"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w:t>
            </w:r>
          </w:p>
        </w:tc>
      </w:tr>
    </w:tbl>
    <w:p w14:paraId="7DD503E9" w14:textId="77777777" w:rsidR="009765BE" w:rsidRDefault="00000000">
      <w:pPr>
        <w:pStyle w:val="BodyText"/>
      </w:pPr>
      <w:r>
        <w:t xml:space="preserve">One wave departs from the others. Number series was not administered in the 2018 core interview (no 2018 respondent has a score), so 2018 EAP scores are based on 7 items. With less information, an EAP score is pulled further toward the population mean (Bock &amp; </w:t>
      </w:r>
      <w:proofErr w:type="spellStart"/>
      <w:r>
        <w:t>Mislevy</w:t>
      </w:r>
      <w:proofErr w:type="spellEnd"/>
      <w:r>
        <w:t>, 1982), which raises the scores of low 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14:paraId="70040764" w14:textId="77777777" w:rsidR="009765BE" w:rsidRDefault="00000000">
      <w:pPr>
        <w:pStyle w:val="BodyText"/>
      </w:pPr>
      <w:r>
        <w:t xml:space="preserve">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Under the model, the variance of the EAP scores and the mean posterior variance sum to the factor </w:t>
      </w:r>
      <w:r>
        <w:lastRenderedPageBreak/>
        <w:t>variance of 1 (here 1.05 in 2018 and 1.03 in 2016 and 2020), so the larger posterior variance in 2018 appears as a narrower distribution of EAP scores. The lower quartile was -0.60 in 2018 and -0.65 in 2016 and 2020. The effect on the spread of scores was small; the standard deviation of the 2018 EAP scores was about 4% smaller than in 2016 and 2020 (Table A7). A small shift for the population can still change the classification of individuals whose scores lie near a cut point. Because shrinkage moves low scores toward the mean, a participant whose T score would fall just below τ</w:t>
      </w:r>
      <w:r>
        <w:rPr>
          <w:vertAlign w:val="subscript"/>
        </w:rPr>
        <w:t>1</w:t>
      </w:r>
      <w:r>
        <w:t xml:space="preserve"> with number series may fall just above it without it, and be classified with MCI rather than dementia.</w:t>
      </w:r>
    </w:p>
    <w:p w14:paraId="659C6A02" w14:textId="77777777" w:rsidR="009765BE" w:rsidRDefault="00000000">
      <w:pPr>
        <w:pStyle w:val="CaptionedFigure"/>
      </w:pPr>
      <w:r>
        <w:rPr>
          <w:noProof/>
        </w:rPr>
        <w:drawing>
          <wp:inline distT="0" distB="0" distL="0" distR="0" wp14:anchorId="2DA54B94" wp14:editId="3951390B">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8"/>
                    <a:stretch>
                      <a:fillRect/>
                    </a:stretch>
                  </pic:blipFill>
                  <pic:spPr bwMode="auto">
                    <a:xfrm>
                      <a:off x="0" y="0"/>
                      <a:ext cx="5930900" cy="2917825"/>
                    </a:xfrm>
                    <a:prstGeom prst="rect">
                      <a:avLst/>
                    </a:prstGeom>
                    <a:noFill/>
                  </pic:spPr>
                </pic:pic>
              </a:graphicData>
            </a:graphic>
          </wp:inline>
        </w:drawing>
      </w:r>
    </w:p>
    <w:p w14:paraId="3C9BB11C" w14:textId="77777777" w:rsidR="009765BE" w:rsidRDefault="00000000">
      <w:pPr>
        <w:pStyle w:val="ImageCaption"/>
      </w:pPr>
      <w:r>
        <w:t>Figure A3. Distribution of EAP factor scores among core respondents aged 65 or older with a nonzero wave weight, in waves with number series (2016 and 2020) and without it (2018). Scores come from the fixed 2016 model.</w:t>
      </w:r>
    </w:p>
    <w:tbl>
      <w:tblPr>
        <w:tblW w:w="9360" w:type="dxa"/>
        <w:jc w:val="center"/>
        <w:tblLayout w:type="fixed"/>
        <w:tblCellMar>
          <w:left w:w="0" w:type="dxa"/>
          <w:right w:w="0" w:type="dxa"/>
        </w:tblCellMar>
        <w:tblLook w:val="0420" w:firstRow="1" w:lastRow="0" w:firstColumn="0" w:lastColumn="0" w:noHBand="0" w:noVBand="1"/>
      </w:tblPr>
      <w:tblGrid>
        <w:gridCol w:w="1296"/>
        <w:gridCol w:w="1008"/>
        <w:gridCol w:w="792"/>
        <w:gridCol w:w="720"/>
        <w:gridCol w:w="791"/>
        <w:gridCol w:w="720"/>
        <w:gridCol w:w="864"/>
        <w:gridCol w:w="864"/>
        <w:gridCol w:w="1080"/>
        <w:gridCol w:w="1225"/>
      </w:tblGrid>
      <w:tr w:rsidR="009765BE" w14:paraId="0C091B43"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3BE6459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A7. EAP factor scores in core waves with and without number series</w:t>
            </w:r>
          </w:p>
        </w:tc>
      </w:tr>
      <w:tr w:rsidR="009765BE" w14:paraId="6E69B5F6" w14:textId="77777777">
        <w:trPr>
          <w:trHeight w:val="360"/>
          <w:tblHeader/>
          <w:jc w:val="center"/>
        </w:trPr>
        <w:tc>
          <w:tcPr>
            <w:tcW w:w="1296" w:type="dxa"/>
            <w:tcBorders>
              <w:top w:val="single" w:sz="12" w:space="0" w:color="666666"/>
              <w:bottom w:val="single" w:sz="12" w:space="0" w:color="666666"/>
            </w:tcBorders>
            <w:shd w:val="clear" w:color="auto" w:fill="FFFFFF"/>
            <w:vAlign w:val="center"/>
          </w:tcPr>
          <w:p w14:paraId="5467858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waves</w:t>
            </w:r>
          </w:p>
        </w:tc>
        <w:tc>
          <w:tcPr>
            <w:tcW w:w="1008" w:type="dxa"/>
            <w:tcBorders>
              <w:top w:val="single" w:sz="12" w:space="0" w:color="666666"/>
              <w:bottom w:val="single" w:sz="12" w:space="0" w:color="666666"/>
            </w:tcBorders>
            <w:shd w:val="clear" w:color="auto" w:fill="FFFFFF"/>
            <w:vAlign w:val="center"/>
          </w:tcPr>
          <w:p w14:paraId="227B2C2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792" w:type="dxa"/>
            <w:tcBorders>
              <w:top w:val="single" w:sz="12" w:space="0" w:color="666666"/>
              <w:bottom w:val="single" w:sz="12" w:space="0" w:color="666666"/>
            </w:tcBorders>
            <w:shd w:val="clear" w:color="auto" w:fill="FFFFFF"/>
            <w:vAlign w:val="center"/>
          </w:tcPr>
          <w:p w14:paraId="6A594A9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Minimum</w:t>
            </w:r>
          </w:p>
        </w:tc>
        <w:tc>
          <w:tcPr>
            <w:tcW w:w="720" w:type="dxa"/>
            <w:tcBorders>
              <w:top w:val="single" w:sz="12" w:space="0" w:color="666666"/>
              <w:bottom w:val="single" w:sz="12" w:space="0" w:color="666666"/>
            </w:tcBorders>
            <w:shd w:val="clear" w:color="auto" w:fill="FFFFFF"/>
            <w:vAlign w:val="center"/>
          </w:tcPr>
          <w:p w14:paraId="7E8EE00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Q1</w:t>
            </w:r>
          </w:p>
        </w:tc>
        <w:tc>
          <w:tcPr>
            <w:tcW w:w="791" w:type="dxa"/>
            <w:tcBorders>
              <w:top w:val="single" w:sz="12" w:space="0" w:color="666666"/>
              <w:bottom w:val="single" w:sz="12" w:space="0" w:color="666666"/>
            </w:tcBorders>
            <w:shd w:val="clear" w:color="auto" w:fill="FFFFFF"/>
            <w:vAlign w:val="center"/>
          </w:tcPr>
          <w:p w14:paraId="4A34C18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Median</w:t>
            </w:r>
          </w:p>
        </w:tc>
        <w:tc>
          <w:tcPr>
            <w:tcW w:w="720" w:type="dxa"/>
            <w:tcBorders>
              <w:top w:val="single" w:sz="12" w:space="0" w:color="666666"/>
              <w:bottom w:val="single" w:sz="12" w:space="0" w:color="666666"/>
            </w:tcBorders>
            <w:shd w:val="clear" w:color="auto" w:fill="FFFFFF"/>
            <w:vAlign w:val="center"/>
          </w:tcPr>
          <w:p w14:paraId="64F1749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Q3</w:t>
            </w:r>
          </w:p>
        </w:tc>
        <w:tc>
          <w:tcPr>
            <w:tcW w:w="864" w:type="dxa"/>
            <w:tcBorders>
              <w:top w:val="single" w:sz="12" w:space="0" w:color="666666"/>
              <w:bottom w:val="single" w:sz="12" w:space="0" w:color="666666"/>
            </w:tcBorders>
            <w:shd w:val="clear" w:color="auto" w:fill="FFFFFF"/>
            <w:vAlign w:val="center"/>
          </w:tcPr>
          <w:p w14:paraId="1E11C9A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Maximum</w:t>
            </w:r>
          </w:p>
        </w:tc>
        <w:tc>
          <w:tcPr>
            <w:tcW w:w="864" w:type="dxa"/>
            <w:tcBorders>
              <w:top w:val="single" w:sz="12" w:space="0" w:color="666666"/>
              <w:bottom w:val="single" w:sz="12" w:space="0" w:color="666666"/>
            </w:tcBorders>
            <w:shd w:val="clear" w:color="auto" w:fill="FFFFFF"/>
            <w:vAlign w:val="center"/>
          </w:tcPr>
          <w:p w14:paraId="2B72B40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SD of EAP</w:t>
            </w:r>
          </w:p>
        </w:tc>
        <w:tc>
          <w:tcPr>
            <w:tcW w:w="1080" w:type="dxa"/>
            <w:tcBorders>
              <w:top w:val="single" w:sz="12" w:space="0" w:color="666666"/>
              <w:bottom w:val="single" w:sz="12" w:space="0" w:color="666666"/>
            </w:tcBorders>
            <w:shd w:val="clear" w:color="auto" w:fill="FFFFFF"/>
            <w:vAlign w:val="center"/>
          </w:tcPr>
          <w:p w14:paraId="6A70997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Mean posterior SD</w:t>
            </w:r>
          </w:p>
        </w:tc>
        <w:tc>
          <w:tcPr>
            <w:tcW w:w="1225" w:type="dxa"/>
            <w:tcBorders>
              <w:top w:val="single" w:sz="12" w:space="0" w:color="666666"/>
              <w:bottom w:val="single" w:sz="12" w:space="0" w:color="666666"/>
            </w:tcBorders>
            <w:shd w:val="clear" w:color="auto" w:fill="FFFFFF"/>
            <w:vAlign w:val="center"/>
          </w:tcPr>
          <w:p w14:paraId="7CBCB49C" w14:textId="77777777" w:rsidR="009765BE" w:rsidRDefault="00000000">
            <w:pPr>
              <w:keepNext/>
              <w:spacing w:before="100" w:after="100"/>
              <w:ind w:left="100" w:right="100"/>
              <w:rPr>
                <w:rFonts w:eastAsia="Arial" w:cs="Arial"/>
                <w:color w:val="000000"/>
                <w:sz w:val="16"/>
                <w:szCs w:val="16"/>
              </w:rPr>
            </w:pPr>
            <w:proofErr w:type="gramStart"/>
            <w:r>
              <w:rPr>
                <w:rFonts w:eastAsia="Arial" w:cs="Arial"/>
                <w:color w:val="000000"/>
                <w:sz w:val="16"/>
                <w:szCs w:val="16"/>
              </w:rPr>
              <w:t>Var(</w:t>
            </w:r>
            <w:proofErr w:type="gramEnd"/>
            <w:r>
              <w:rPr>
                <w:rFonts w:eastAsia="Arial" w:cs="Arial"/>
                <w:color w:val="000000"/>
                <w:sz w:val="16"/>
                <w:szCs w:val="16"/>
              </w:rPr>
              <w:t>EAP) + mean posterior variance</w:t>
            </w:r>
          </w:p>
        </w:tc>
      </w:tr>
      <w:tr w:rsidR="009765BE" w14:paraId="4972BE10" w14:textId="77777777">
        <w:trPr>
          <w:trHeight w:val="360"/>
          <w:jc w:val="center"/>
        </w:trPr>
        <w:tc>
          <w:tcPr>
            <w:tcW w:w="1296" w:type="dxa"/>
            <w:tcBorders>
              <w:top w:val="single" w:sz="12" w:space="0" w:color="666666"/>
            </w:tcBorders>
            <w:shd w:val="clear" w:color="auto" w:fill="FFFFFF"/>
          </w:tcPr>
          <w:p w14:paraId="687690C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2016 and 2020</w:t>
            </w:r>
          </w:p>
        </w:tc>
        <w:tc>
          <w:tcPr>
            <w:tcW w:w="1008" w:type="dxa"/>
            <w:tcBorders>
              <w:top w:val="single" w:sz="12" w:space="0" w:color="666666"/>
            </w:tcBorders>
            <w:shd w:val="clear" w:color="auto" w:fill="FFFFFF"/>
          </w:tcPr>
          <w:p w14:paraId="279D309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17,518</w:t>
            </w:r>
          </w:p>
        </w:tc>
        <w:tc>
          <w:tcPr>
            <w:tcW w:w="792" w:type="dxa"/>
            <w:tcBorders>
              <w:top w:val="single" w:sz="12" w:space="0" w:color="666666"/>
            </w:tcBorders>
            <w:shd w:val="clear" w:color="auto" w:fill="FFFFFF"/>
          </w:tcPr>
          <w:p w14:paraId="545D9B7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-3.30</w:t>
            </w:r>
          </w:p>
        </w:tc>
        <w:tc>
          <w:tcPr>
            <w:tcW w:w="720" w:type="dxa"/>
            <w:tcBorders>
              <w:top w:val="single" w:sz="12" w:space="0" w:color="666666"/>
            </w:tcBorders>
            <w:shd w:val="clear" w:color="auto" w:fill="FFFFFF"/>
          </w:tcPr>
          <w:p w14:paraId="2623290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-0.65</w:t>
            </w:r>
          </w:p>
        </w:tc>
        <w:tc>
          <w:tcPr>
            <w:tcW w:w="791" w:type="dxa"/>
            <w:tcBorders>
              <w:top w:val="single" w:sz="12" w:space="0" w:color="666666"/>
            </w:tcBorders>
            <w:shd w:val="clear" w:color="auto" w:fill="FFFFFF"/>
          </w:tcPr>
          <w:p w14:paraId="2DEA063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-0.02</w:t>
            </w:r>
          </w:p>
        </w:tc>
        <w:tc>
          <w:tcPr>
            <w:tcW w:w="720" w:type="dxa"/>
            <w:tcBorders>
              <w:top w:val="single" w:sz="12" w:space="0" w:color="666666"/>
            </w:tcBorders>
            <w:shd w:val="clear" w:color="auto" w:fill="FFFFFF"/>
          </w:tcPr>
          <w:p w14:paraId="05FCBAC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0.55</w:t>
            </w:r>
          </w:p>
        </w:tc>
        <w:tc>
          <w:tcPr>
            <w:tcW w:w="864" w:type="dxa"/>
            <w:tcBorders>
              <w:top w:val="single" w:sz="12" w:space="0" w:color="666666"/>
            </w:tcBorders>
            <w:shd w:val="clear" w:color="auto" w:fill="FFFFFF"/>
          </w:tcPr>
          <w:p w14:paraId="4B954AF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5.01</w:t>
            </w:r>
          </w:p>
        </w:tc>
        <w:tc>
          <w:tcPr>
            <w:tcW w:w="864" w:type="dxa"/>
            <w:tcBorders>
              <w:top w:val="single" w:sz="12" w:space="0" w:color="666666"/>
            </w:tcBorders>
            <w:shd w:val="clear" w:color="auto" w:fill="FFFFFF"/>
          </w:tcPr>
          <w:p w14:paraId="396AB3B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0.89</w:t>
            </w:r>
          </w:p>
        </w:tc>
        <w:tc>
          <w:tcPr>
            <w:tcW w:w="1080" w:type="dxa"/>
            <w:tcBorders>
              <w:top w:val="single" w:sz="12" w:space="0" w:color="666666"/>
            </w:tcBorders>
            <w:shd w:val="clear" w:color="auto" w:fill="FFFFFF"/>
          </w:tcPr>
          <w:p w14:paraId="4D7C305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0.49</w:t>
            </w:r>
          </w:p>
        </w:tc>
        <w:tc>
          <w:tcPr>
            <w:tcW w:w="1225" w:type="dxa"/>
            <w:tcBorders>
              <w:top w:val="single" w:sz="12" w:space="0" w:color="666666"/>
            </w:tcBorders>
            <w:shd w:val="clear" w:color="auto" w:fill="FFFFFF"/>
          </w:tcPr>
          <w:p w14:paraId="3058604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1.03</w:t>
            </w:r>
          </w:p>
        </w:tc>
      </w:tr>
      <w:tr w:rsidR="009765BE" w14:paraId="78A4D116" w14:textId="77777777">
        <w:trPr>
          <w:trHeight w:val="360"/>
          <w:jc w:val="center"/>
        </w:trPr>
        <w:tc>
          <w:tcPr>
            <w:tcW w:w="1296" w:type="dxa"/>
            <w:tcBorders>
              <w:bottom w:val="single" w:sz="12" w:space="0" w:color="666666"/>
            </w:tcBorders>
            <w:shd w:val="clear" w:color="auto" w:fill="FFFFFF"/>
          </w:tcPr>
          <w:p w14:paraId="51F25B1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08" w:type="dxa"/>
            <w:tcBorders>
              <w:bottom w:val="single" w:sz="12" w:space="0" w:color="666666"/>
            </w:tcBorders>
            <w:shd w:val="clear" w:color="auto" w:fill="FFFFFF"/>
          </w:tcPr>
          <w:p w14:paraId="599D045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8,404</w:t>
            </w:r>
          </w:p>
        </w:tc>
        <w:tc>
          <w:tcPr>
            <w:tcW w:w="792" w:type="dxa"/>
            <w:tcBorders>
              <w:bottom w:val="single" w:sz="12" w:space="0" w:color="666666"/>
            </w:tcBorders>
            <w:shd w:val="clear" w:color="auto" w:fill="FFFFFF"/>
          </w:tcPr>
          <w:p w14:paraId="77BCD4B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-3.26</w:t>
            </w:r>
          </w:p>
        </w:tc>
        <w:tc>
          <w:tcPr>
            <w:tcW w:w="720" w:type="dxa"/>
            <w:tcBorders>
              <w:bottom w:val="single" w:sz="12" w:space="0" w:color="666666"/>
            </w:tcBorders>
            <w:shd w:val="clear" w:color="auto" w:fill="FFFFFF"/>
          </w:tcPr>
          <w:p w14:paraId="2239A9D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791" w:type="dxa"/>
            <w:tcBorders>
              <w:bottom w:val="single" w:sz="12" w:space="0" w:color="666666"/>
            </w:tcBorders>
            <w:shd w:val="clear" w:color="auto" w:fill="FFFFFF"/>
          </w:tcPr>
          <w:p w14:paraId="1935F89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-0.03</w:t>
            </w:r>
          </w:p>
        </w:tc>
        <w:tc>
          <w:tcPr>
            <w:tcW w:w="720" w:type="dxa"/>
            <w:tcBorders>
              <w:bottom w:val="single" w:sz="12" w:space="0" w:color="666666"/>
            </w:tcBorders>
            <w:shd w:val="clear" w:color="auto" w:fill="FFFFFF"/>
          </w:tcPr>
          <w:p w14:paraId="468DD3D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0.59</w:t>
            </w:r>
          </w:p>
        </w:tc>
        <w:tc>
          <w:tcPr>
            <w:tcW w:w="864" w:type="dxa"/>
            <w:tcBorders>
              <w:bottom w:val="single" w:sz="12" w:space="0" w:color="666666"/>
            </w:tcBorders>
            <w:shd w:val="clear" w:color="auto" w:fill="FFFFFF"/>
          </w:tcPr>
          <w:p w14:paraId="4A0531B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6.93</w:t>
            </w:r>
          </w:p>
        </w:tc>
        <w:tc>
          <w:tcPr>
            <w:tcW w:w="864" w:type="dxa"/>
            <w:tcBorders>
              <w:bottom w:val="single" w:sz="12" w:space="0" w:color="666666"/>
            </w:tcBorders>
            <w:shd w:val="clear" w:color="auto" w:fill="FFFFFF"/>
          </w:tcPr>
          <w:p w14:paraId="44519D1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0.85</w:t>
            </w:r>
          </w:p>
        </w:tc>
        <w:tc>
          <w:tcPr>
            <w:tcW w:w="1080" w:type="dxa"/>
            <w:tcBorders>
              <w:bottom w:val="single" w:sz="12" w:space="0" w:color="666666"/>
            </w:tcBorders>
            <w:shd w:val="clear" w:color="auto" w:fill="FFFFFF"/>
          </w:tcPr>
          <w:p w14:paraId="0A0534A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225" w:type="dxa"/>
            <w:tcBorders>
              <w:bottom w:val="single" w:sz="12" w:space="0" w:color="666666"/>
            </w:tcBorders>
            <w:shd w:val="clear" w:color="auto" w:fill="FFFFFF"/>
          </w:tcPr>
          <w:p w14:paraId="04C0EF3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1.05</w:t>
            </w:r>
          </w:p>
        </w:tc>
      </w:tr>
      <w:tr w:rsidR="009765BE" w14:paraId="30F1B0DD" w14:textId="77777777">
        <w:trPr>
          <w:trHeight w:val="360"/>
          <w:jc w:val="center"/>
        </w:trPr>
        <w:tc>
          <w:tcPr>
            <w:tcW w:w="9360" w:type="dxa"/>
            <w:gridSpan w:val="10"/>
            <w:tcBorders>
              <w:top w:val="single" w:sz="12" w:space="0" w:color="666666"/>
            </w:tcBorders>
            <w:shd w:val="clear" w:color="auto" w:fill="FFFFFF"/>
            <w:vAlign w:val="center"/>
          </w:tcPr>
          <w:p w14:paraId="65F63239"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14:paraId="431AE74D" w14:textId="77777777" w:rsidR="009765BE" w:rsidRDefault="00000000">
      <w:pPr>
        <w:pStyle w:val="BodyText"/>
      </w:pPr>
      <w:r>
        <w:t xml:space="preserve">Table A8 lists the number of core respondents aged 65 or older with a score on each test, by wave. Number series was present for 84% (weighted) of respondents in 2016, 86% in 2020, and </w:t>
      </w:r>
      <w:r>
        <w:lastRenderedPageBreak/>
        <w:t>49% in 2022, and absent in 2018; the other tests were present for at least 78% of respondents in every wave.</w:t>
      </w:r>
    </w:p>
    <w:tbl>
      <w:tblPr>
        <w:tblW w:w="9360" w:type="dxa"/>
        <w:jc w:val="center"/>
        <w:tblLayout w:type="fixed"/>
        <w:tblCellMar>
          <w:left w:w="0" w:type="dxa"/>
          <w:right w:w="0" w:type="dxa"/>
        </w:tblCellMar>
        <w:tblLook w:val="0420" w:firstRow="1" w:lastRow="0" w:firstColumn="0" w:lastColumn="0" w:noHBand="0" w:noVBand="1"/>
      </w:tblPr>
      <w:tblGrid>
        <w:gridCol w:w="3024"/>
        <w:gridCol w:w="1583"/>
        <w:gridCol w:w="1584"/>
        <w:gridCol w:w="1585"/>
        <w:gridCol w:w="1584"/>
      </w:tblGrid>
      <w:tr w:rsidR="009765BE" w14:paraId="762DE133"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7A2846B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A8. Core cognitive tests with a score, by wave: number (weighted %)</w:t>
            </w:r>
          </w:p>
        </w:tc>
      </w:tr>
      <w:tr w:rsidR="009765BE" w14:paraId="6394B824" w14:textId="77777777">
        <w:trPr>
          <w:trHeight w:val="360"/>
          <w:tblHeader/>
          <w:jc w:val="center"/>
        </w:trPr>
        <w:tc>
          <w:tcPr>
            <w:tcW w:w="3024" w:type="dxa"/>
            <w:tcBorders>
              <w:top w:val="single" w:sz="12" w:space="0" w:color="666666"/>
              <w:bottom w:val="single" w:sz="12" w:space="0" w:color="666666"/>
            </w:tcBorders>
            <w:shd w:val="clear" w:color="auto" w:fill="FFFFFF"/>
            <w:vAlign w:val="center"/>
          </w:tcPr>
          <w:p w14:paraId="592551F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Test</w:t>
            </w:r>
          </w:p>
        </w:tc>
        <w:tc>
          <w:tcPr>
            <w:tcW w:w="1583" w:type="dxa"/>
            <w:tcBorders>
              <w:top w:val="single" w:sz="12" w:space="0" w:color="666666"/>
              <w:bottom w:val="single" w:sz="12" w:space="0" w:color="666666"/>
            </w:tcBorders>
            <w:shd w:val="clear" w:color="auto" w:fill="FFFFFF"/>
            <w:vAlign w:val="center"/>
          </w:tcPr>
          <w:p w14:paraId="07C76FD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584" w:type="dxa"/>
            <w:tcBorders>
              <w:top w:val="single" w:sz="12" w:space="0" w:color="666666"/>
              <w:bottom w:val="single" w:sz="12" w:space="0" w:color="666666"/>
            </w:tcBorders>
            <w:shd w:val="clear" w:color="auto" w:fill="FFFFFF"/>
            <w:vAlign w:val="center"/>
          </w:tcPr>
          <w:p w14:paraId="091A5A8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585" w:type="dxa"/>
            <w:tcBorders>
              <w:top w:val="single" w:sz="12" w:space="0" w:color="666666"/>
              <w:bottom w:val="single" w:sz="12" w:space="0" w:color="666666"/>
            </w:tcBorders>
            <w:shd w:val="clear" w:color="auto" w:fill="FFFFFF"/>
            <w:vAlign w:val="center"/>
          </w:tcPr>
          <w:p w14:paraId="530FDB9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584" w:type="dxa"/>
            <w:tcBorders>
              <w:top w:val="single" w:sz="12" w:space="0" w:color="666666"/>
              <w:bottom w:val="single" w:sz="12" w:space="0" w:color="666666"/>
            </w:tcBorders>
            <w:shd w:val="clear" w:color="auto" w:fill="FFFFFF"/>
            <w:vAlign w:val="center"/>
          </w:tcPr>
          <w:p w14:paraId="2266FA1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r>
      <w:tr w:rsidR="009765BE" w14:paraId="418228A1" w14:textId="77777777">
        <w:trPr>
          <w:trHeight w:val="360"/>
          <w:jc w:val="center"/>
        </w:trPr>
        <w:tc>
          <w:tcPr>
            <w:tcW w:w="3024" w:type="dxa"/>
            <w:tcBorders>
              <w:top w:val="single" w:sz="12" w:space="0" w:color="666666"/>
            </w:tcBorders>
            <w:shd w:val="clear" w:color="auto" w:fill="FFFFFF"/>
          </w:tcPr>
          <w:p w14:paraId="5B6925F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1583" w:type="dxa"/>
            <w:tcBorders>
              <w:top w:val="single" w:sz="12" w:space="0" w:color="666666"/>
            </w:tcBorders>
            <w:shd w:val="clear" w:color="auto" w:fill="FFFFFF"/>
          </w:tcPr>
          <w:p w14:paraId="6BE2CD0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top w:val="single" w:sz="12" w:space="0" w:color="666666"/>
            </w:tcBorders>
            <w:shd w:val="clear" w:color="auto" w:fill="FFFFFF"/>
          </w:tcPr>
          <w:p w14:paraId="76E12E6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tcBorders>
              <w:top w:val="single" w:sz="12" w:space="0" w:color="666666"/>
            </w:tcBorders>
            <w:shd w:val="clear" w:color="auto" w:fill="FFFFFF"/>
          </w:tcPr>
          <w:p w14:paraId="37BE3EF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tcBorders>
              <w:top w:val="single" w:sz="12" w:space="0" w:color="666666"/>
            </w:tcBorders>
            <w:shd w:val="clear" w:color="auto" w:fill="FFFFFF"/>
          </w:tcPr>
          <w:p w14:paraId="1881AAC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9765BE" w14:paraId="375CAA03" w14:textId="77777777">
        <w:trPr>
          <w:trHeight w:val="360"/>
          <w:jc w:val="center"/>
        </w:trPr>
        <w:tc>
          <w:tcPr>
            <w:tcW w:w="3024" w:type="dxa"/>
            <w:shd w:val="clear" w:color="auto" w:fill="FFFFFF"/>
          </w:tcPr>
          <w:p w14:paraId="395D7E2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1583" w:type="dxa"/>
            <w:shd w:val="clear" w:color="auto" w:fill="FFFFFF"/>
          </w:tcPr>
          <w:p w14:paraId="52BCA96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9,092 (94.2%)</w:t>
            </w:r>
          </w:p>
        </w:tc>
        <w:tc>
          <w:tcPr>
            <w:tcW w:w="1584" w:type="dxa"/>
            <w:shd w:val="clear" w:color="auto" w:fill="FFFFFF"/>
          </w:tcPr>
          <w:p w14:paraId="2ABCBAF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7,404 (82.0%)</w:t>
            </w:r>
          </w:p>
        </w:tc>
        <w:tc>
          <w:tcPr>
            <w:tcW w:w="1585" w:type="dxa"/>
            <w:shd w:val="clear" w:color="auto" w:fill="FFFFFF"/>
          </w:tcPr>
          <w:p w14:paraId="255CDBE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7,218 (78.3%)</w:t>
            </w:r>
          </w:p>
        </w:tc>
        <w:tc>
          <w:tcPr>
            <w:tcW w:w="1584" w:type="dxa"/>
            <w:shd w:val="clear" w:color="auto" w:fill="FFFFFF"/>
          </w:tcPr>
          <w:p w14:paraId="766C649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6,716 (79.0%)</w:t>
            </w:r>
          </w:p>
        </w:tc>
      </w:tr>
      <w:tr w:rsidR="009765BE" w14:paraId="2875DBBA" w14:textId="77777777">
        <w:trPr>
          <w:trHeight w:val="360"/>
          <w:jc w:val="center"/>
        </w:trPr>
        <w:tc>
          <w:tcPr>
            <w:tcW w:w="3024" w:type="dxa"/>
            <w:shd w:val="clear" w:color="auto" w:fill="FFFFFF"/>
          </w:tcPr>
          <w:p w14:paraId="78F2F9C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w:t>
            </w:r>
          </w:p>
        </w:tc>
        <w:tc>
          <w:tcPr>
            <w:tcW w:w="1583" w:type="dxa"/>
            <w:shd w:val="clear" w:color="auto" w:fill="FFFFFF"/>
          </w:tcPr>
          <w:p w14:paraId="1C65F69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0EB2569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6AB01D1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015802F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9765BE" w14:paraId="7849FD85" w14:textId="77777777">
        <w:trPr>
          <w:trHeight w:val="360"/>
          <w:jc w:val="center"/>
        </w:trPr>
        <w:tc>
          <w:tcPr>
            <w:tcW w:w="3024" w:type="dxa"/>
            <w:shd w:val="clear" w:color="auto" w:fill="FFFFFF"/>
          </w:tcPr>
          <w:p w14:paraId="4C7B31E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President and Vice President</w:t>
            </w:r>
          </w:p>
        </w:tc>
        <w:tc>
          <w:tcPr>
            <w:tcW w:w="1583" w:type="dxa"/>
            <w:shd w:val="clear" w:color="auto" w:fill="FFFFFF"/>
          </w:tcPr>
          <w:p w14:paraId="2D37681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9,157 (94.8%)</w:t>
            </w:r>
          </w:p>
        </w:tc>
        <w:tc>
          <w:tcPr>
            <w:tcW w:w="1584" w:type="dxa"/>
            <w:shd w:val="clear" w:color="auto" w:fill="FFFFFF"/>
          </w:tcPr>
          <w:p w14:paraId="41A2114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017E9EF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71A594C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9765BE" w14:paraId="41DE15FD" w14:textId="77777777">
        <w:trPr>
          <w:trHeight w:val="360"/>
          <w:jc w:val="center"/>
        </w:trPr>
        <w:tc>
          <w:tcPr>
            <w:tcW w:w="3024" w:type="dxa"/>
            <w:shd w:val="clear" w:color="auto" w:fill="FFFFFF"/>
          </w:tcPr>
          <w:p w14:paraId="498FD18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1583" w:type="dxa"/>
            <w:shd w:val="clear" w:color="auto" w:fill="FFFFFF"/>
          </w:tcPr>
          <w:p w14:paraId="2D65E56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9,094 (94.1%)</w:t>
            </w:r>
          </w:p>
        </w:tc>
        <w:tc>
          <w:tcPr>
            <w:tcW w:w="1584" w:type="dxa"/>
            <w:shd w:val="clear" w:color="auto" w:fill="FFFFFF"/>
          </w:tcPr>
          <w:p w14:paraId="391EBDE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7,493 (82.9%)</w:t>
            </w:r>
          </w:p>
        </w:tc>
        <w:tc>
          <w:tcPr>
            <w:tcW w:w="1585" w:type="dxa"/>
            <w:shd w:val="clear" w:color="auto" w:fill="FFFFFF"/>
          </w:tcPr>
          <w:p w14:paraId="6B68B2D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7,157 (77.5%)</w:t>
            </w:r>
          </w:p>
        </w:tc>
        <w:tc>
          <w:tcPr>
            <w:tcW w:w="1584" w:type="dxa"/>
            <w:shd w:val="clear" w:color="auto" w:fill="FFFFFF"/>
          </w:tcPr>
          <w:p w14:paraId="2AA2C7F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6,641 (78.1%)</w:t>
            </w:r>
          </w:p>
        </w:tc>
      </w:tr>
      <w:tr w:rsidR="009765BE" w14:paraId="4E87C866" w14:textId="77777777">
        <w:trPr>
          <w:trHeight w:val="360"/>
          <w:jc w:val="center"/>
        </w:trPr>
        <w:tc>
          <w:tcPr>
            <w:tcW w:w="3024" w:type="dxa"/>
            <w:shd w:val="clear" w:color="auto" w:fill="FFFFFF"/>
          </w:tcPr>
          <w:p w14:paraId="7FFE5AC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1583" w:type="dxa"/>
            <w:shd w:val="clear" w:color="auto" w:fill="FFFFFF"/>
          </w:tcPr>
          <w:p w14:paraId="5BED9C9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7,875 (84.2%)</w:t>
            </w:r>
          </w:p>
        </w:tc>
        <w:tc>
          <w:tcPr>
            <w:tcW w:w="1584" w:type="dxa"/>
            <w:shd w:val="clear" w:color="auto" w:fill="FFFFFF"/>
          </w:tcPr>
          <w:p w14:paraId="459E643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 (0.0%)</w:t>
            </w:r>
          </w:p>
        </w:tc>
        <w:tc>
          <w:tcPr>
            <w:tcW w:w="1585" w:type="dxa"/>
            <w:shd w:val="clear" w:color="auto" w:fill="FFFFFF"/>
          </w:tcPr>
          <w:p w14:paraId="6878684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7,274 (85.8%)</w:t>
            </w:r>
          </w:p>
        </w:tc>
        <w:tc>
          <w:tcPr>
            <w:tcW w:w="1584" w:type="dxa"/>
            <w:shd w:val="clear" w:color="auto" w:fill="FFFFFF"/>
          </w:tcPr>
          <w:p w14:paraId="6E44554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3,897 (49.4%)</w:t>
            </w:r>
          </w:p>
        </w:tc>
      </w:tr>
      <w:tr w:rsidR="009765BE" w14:paraId="6CACF061" w14:textId="77777777">
        <w:trPr>
          <w:trHeight w:val="360"/>
          <w:jc w:val="center"/>
        </w:trPr>
        <w:tc>
          <w:tcPr>
            <w:tcW w:w="3024" w:type="dxa"/>
            <w:shd w:val="clear" w:color="auto" w:fill="FFFFFF"/>
          </w:tcPr>
          <w:p w14:paraId="4A1FE1D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1583" w:type="dxa"/>
            <w:shd w:val="clear" w:color="auto" w:fill="FFFFFF"/>
          </w:tcPr>
          <w:p w14:paraId="44271D4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2B9B7E3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shd w:val="clear" w:color="auto" w:fill="FFFFFF"/>
          </w:tcPr>
          <w:p w14:paraId="0745F82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8,360 (94.8%)</w:t>
            </w:r>
          </w:p>
        </w:tc>
        <w:tc>
          <w:tcPr>
            <w:tcW w:w="1584" w:type="dxa"/>
            <w:shd w:val="clear" w:color="auto" w:fill="FFFFFF"/>
          </w:tcPr>
          <w:p w14:paraId="224C859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9765BE" w14:paraId="6E265FE6" w14:textId="77777777">
        <w:trPr>
          <w:trHeight w:val="360"/>
          <w:jc w:val="center"/>
        </w:trPr>
        <w:tc>
          <w:tcPr>
            <w:tcW w:w="3024" w:type="dxa"/>
            <w:shd w:val="clear" w:color="auto" w:fill="FFFFFF"/>
          </w:tcPr>
          <w:p w14:paraId="418E97D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1583" w:type="dxa"/>
            <w:shd w:val="clear" w:color="auto" w:fill="FFFFFF"/>
          </w:tcPr>
          <w:p w14:paraId="16652FB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9,121 (94.5%)</w:t>
            </w:r>
          </w:p>
        </w:tc>
        <w:tc>
          <w:tcPr>
            <w:tcW w:w="1584" w:type="dxa"/>
            <w:shd w:val="clear" w:color="auto" w:fill="FFFFFF"/>
          </w:tcPr>
          <w:p w14:paraId="42E5247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7,535 (83.4%)</w:t>
            </w:r>
          </w:p>
        </w:tc>
        <w:tc>
          <w:tcPr>
            <w:tcW w:w="1585" w:type="dxa"/>
            <w:shd w:val="clear" w:color="auto" w:fill="FFFFFF"/>
          </w:tcPr>
          <w:p w14:paraId="6BB431D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7,194 (77.9%)</w:t>
            </w:r>
          </w:p>
        </w:tc>
        <w:tc>
          <w:tcPr>
            <w:tcW w:w="1584" w:type="dxa"/>
            <w:shd w:val="clear" w:color="auto" w:fill="FFFFFF"/>
          </w:tcPr>
          <w:p w14:paraId="7AE995D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6,725 (79.1%)</w:t>
            </w:r>
          </w:p>
        </w:tc>
      </w:tr>
      <w:tr w:rsidR="009765BE" w14:paraId="0E5618D5" w14:textId="77777777">
        <w:trPr>
          <w:trHeight w:val="360"/>
          <w:jc w:val="center"/>
        </w:trPr>
        <w:tc>
          <w:tcPr>
            <w:tcW w:w="3024" w:type="dxa"/>
            <w:shd w:val="clear" w:color="auto" w:fill="FFFFFF"/>
          </w:tcPr>
          <w:p w14:paraId="5139F21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Immediate word recall (not in model)</w:t>
            </w:r>
          </w:p>
        </w:tc>
        <w:tc>
          <w:tcPr>
            <w:tcW w:w="1583" w:type="dxa"/>
            <w:shd w:val="clear" w:color="auto" w:fill="FFFFFF"/>
          </w:tcPr>
          <w:p w14:paraId="3708453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9,095 (94.2%)</w:t>
            </w:r>
          </w:p>
        </w:tc>
        <w:tc>
          <w:tcPr>
            <w:tcW w:w="1584" w:type="dxa"/>
            <w:shd w:val="clear" w:color="auto" w:fill="FFFFFF"/>
          </w:tcPr>
          <w:p w14:paraId="53548DB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7,514 (83.1%)</w:t>
            </w:r>
          </w:p>
        </w:tc>
        <w:tc>
          <w:tcPr>
            <w:tcW w:w="1585" w:type="dxa"/>
            <w:shd w:val="clear" w:color="auto" w:fill="FFFFFF"/>
          </w:tcPr>
          <w:p w14:paraId="6DCEC3C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7,185 (77.8%)</w:t>
            </w:r>
          </w:p>
        </w:tc>
        <w:tc>
          <w:tcPr>
            <w:tcW w:w="1584" w:type="dxa"/>
            <w:shd w:val="clear" w:color="auto" w:fill="FFFFFF"/>
          </w:tcPr>
          <w:p w14:paraId="3038CE7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6,691 (78.7%)</w:t>
            </w:r>
          </w:p>
        </w:tc>
      </w:tr>
      <w:tr w:rsidR="009765BE" w14:paraId="247DD798" w14:textId="77777777">
        <w:trPr>
          <w:trHeight w:val="360"/>
          <w:jc w:val="center"/>
        </w:trPr>
        <w:tc>
          <w:tcPr>
            <w:tcW w:w="3024" w:type="dxa"/>
            <w:tcBorders>
              <w:bottom w:val="single" w:sz="12" w:space="0" w:color="666666"/>
            </w:tcBorders>
            <w:shd w:val="clear" w:color="auto" w:fill="FFFFFF"/>
          </w:tcPr>
          <w:p w14:paraId="1803562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Any cognitive item</w:t>
            </w:r>
          </w:p>
        </w:tc>
        <w:tc>
          <w:tcPr>
            <w:tcW w:w="1583" w:type="dxa"/>
            <w:tcBorders>
              <w:bottom w:val="single" w:sz="12" w:space="0" w:color="666666"/>
            </w:tcBorders>
            <w:shd w:val="clear" w:color="auto" w:fill="FFFFFF"/>
          </w:tcPr>
          <w:p w14:paraId="530E026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bottom w:val="single" w:sz="12" w:space="0" w:color="666666"/>
            </w:tcBorders>
            <w:shd w:val="clear" w:color="auto" w:fill="FFFFFF"/>
          </w:tcPr>
          <w:p w14:paraId="5B7EB4C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tcBorders>
              <w:bottom w:val="single" w:sz="12" w:space="0" w:color="666666"/>
            </w:tcBorders>
            <w:shd w:val="clear" w:color="auto" w:fill="FFFFFF"/>
          </w:tcPr>
          <w:p w14:paraId="26EB340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8,383 (95.1%)</w:t>
            </w:r>
          </w:p>
        </w:tc>
        <w:tc>
          <w:tcPr>
            <w:tcW w:w="1584" w:type="dxa"/>
            <w:tcBorders>
              <w:bottom w:val="single" w:sz="12" w:space="0" w:color="666666"/>
            </w:tcBorders>
            <w:shd w:val="clear" w:color="auto" w:fill="FFFFFF"/>
          </w:tcPr>
          <w:p w14:paraId="2838C22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9765BE" w14:paraId="36F6CE10" w14:textId="77777777">
        <w:trPr>
          <w:trHeight w:val="360"/>
          <w:jc w:val="center"/>
        </w:trPr>
        <w:tc>
          <w:tcPr>
            <w:tcW w:w="9360" w:type="dxa"/>
            <w:gridSpan w:val="5"/>
            <w:tcBorders>
              <w:top w:val="single" w:sz="12" w:space="0" w:color="666666"/>
            </w:tcBorders>
            <w:shd w:val="clear" w:color="auto" w:fill="FFFFFF"/>
            <w:vAlign w:val="center"/>
          </w:tcPr>
          <w:p w14:paraId="0AC4B23F"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14:paraId="354C17FA" w14:textId="77777777" w:rsidR="009765BE" w:rsidRDefault="00000000">
      <w:pPr>
        <w:pStyle w:val="Heading2"/>
      </w:pPr>
      <w:r>
        <w:t>Limitations</w:t>
      </w:r>
    </w:p>
    <w:p w14:paraId="43409555" w14:textId="77777777" w:rsidR="009765BE" w:rsidRDefault="00000000">
      <w:pPr>
        <w:pStyle w:val="FirstParagraph"/>
      </w:pPr>
      <w:r>
        <w:t>Limitations of our approach are worth mentioning.</w:t>
      </w:r>
    </w:p>
    <w:p w14:paraId="1FADAA9C" w14:textId="77777777" w:rsidR="009765BE" w:rsidRDefault="00000000">
      <w:pPr>
        <w:pStyle w:val="BodyText"/>
      </w:pPr>
      <w:r>
        <w:t>First, the cut points were selected and evaluated in the same HRS-HCAP Wave 1 sample, so the agreement in Tables A2 and A4 is in-sample. The comparison of core-based and HRS-HCAP-based classifications among Wave 2 re-interviewees (</w:t>
      </w:r>
      <w:proofErr w:type="spellStart"/>
      <w:r>
        <w:t>eTables</w:t>
      </w:r>
      <w:proofErr w:type="spellEnd"/>
      <w:r>
        <w:t xml:space="preserve"> 7 and 8) is the out-of-sample check available in these data.</w:t>
      </w:r>
    </w:p>
    <w:p w14:paraId="6476D625" w14:textId="77777777" w:rsidR="009765BE" w:rsidRDefault="00000000">
      <w:pPr>
        <w:pStyle w:val="BodyText"/>
      </w:pPr>
      <w:r>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w:t>
      </w:r>
    </w:p>
    <w:p w14:paraId="3E02417A" w14:textId="77777777" w:rsidR="009765BE" w:rsidRDefault="00000000">
      <w:pPr>
        <w:pStyle w:val="BodyText"/>
      </w:pPr>
      <w:r>
        <w:t>Third, the 2018 scores rest on 7 items (above). The pattern of missingness for number series is difficult to discern from the data and the HRS concordance web tool.</w:t>
      </w:r>
    </w:p>
    <w:p w14:paraId="7796BEB5" w14:textId="77777777" w:rsidR="009765BE" w:rsidRDefault="00000000">
      <w:pPr>
        <w:pStyle w:val="BodyText"/>
      </w:pPr>
      <w:r>
        <w:t xml:space="preserve">Fourth, the norms do not account for interview mode, which varies across respondents and waves; a mode difference in test scores would shift T scores in the waves where the mode mix </w:t>
      </w:r>
      <w:r>
        <w:lastRenderedPageBreak/>
        <w:t>differs from 2016. Other potentially important considerations, such as language of administration, are not incorporated into the scoring and standardizing steps.</w:t>
      </w:r>
    </w:p>
    <w:p w14:paraId="6D1F1A57" w14:textId="77777777" w:rsidR="009765BE" w:rsidRDefault="00000000">
      <w:pPr>
        <w:pStyle w:val="BodyText"/>
      </w:pPr>
      <w:r>
        <w:t>Fifth, the IQCODE in the core interview asks about change over 2 years, whereas the HRS-HCAP informant interview asks about change over 10 years, so the Manly-Jones IQCODE thresholds may not carry the same meaning in core proxy interviews.</w:t>
      </w:r>
    </w:p>
    <w:p w14:paraId="5D426DB8" w14:textId="77777777" w:rsidR="009765BE" w:rsidRDefault="00000000">
      <w:pPr>
        <w:pStyle w:val="BodyText"/>
      </w:pPr>
      <w:r>
        <w:t>Finally, both the core algorithm and the Manly-Jones algorithm rely on applying strict cut points to continuous cognitive, functional, and informant report measures. This practice of attempting to elicit qualitative clinical states from quantitative scales introduces well-documented classification instability, particularly for individuals whose scores fall near diagnostic thresholds (</w:t>
      </w:r>
      <w:proofErr w:type="spellStart"/>
      <w:r>
        <w:t>Streiner</w:t>
      </w:r>
      <w:proofErr w:type="spellEnd"/>
      <w:r>
        <w:t>, 2002; Altman &amp; Royston, 2006). Because continuous cognitive instruments inherently possess standard measurement error, small and clinically negligible fluctuations in test performance can shift an individual across an arbitrary boundary. As a result, observations that are quantitatively almost indistinguishable are operationalized as qualitatively distinct diagnostic categories, substantially inflating misclassification rates and generating spurious diagnostic changes across repeated assessments.</w:t>
      </w:r>
    </w:p>
    <w:p w14:paraId="58781E42" w14:textId="77777777" w:rsidR="009765BE" w:rsidRDefault="00000000">
      <w:pPr>
        <w:pStyle w:val="Heading2"/>
      </w:pPr>
      <w:bookmarkStart w:id="34" w:name="Xbb9252618736d33c9ea87ade5336c46fa834d27"/>
      <w:r>
        <w:t>Endnote. Why the core algorithm does not use functional limitations</w:t>
      </w:r>
    </w:p>
    <w:p w14:paraId="132DB1D5" w14:textId="77777777" w:rsidR="009765BE" w:rsidRDefault="00000000">
      <w:pPr>
        <w:pStyle w:val="FirstParagraph"/>
      </w:pPr>
      <w:r>
        <w:t>Our original plan followed the Manly-Jones algorithm more closely. 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Limitations were counted on the 9 ADL and IADL items asked in every core wave from 2016 to 2022 (Table A9 note), so that the count would mean the same thing in every wave.</w:t>
      </w:r>
    </w:p>
    <w:p w14:paraId="5B0BE26A" w14:textId="77777777" w:rsidR="009765BE" w:rsidRDefault="00000000">
      <w:pPr>
        <w:pStyle w:val="BodyText"/>
      </w:pPr>
      <w:r>
        <w:t xml:space="preserve">First, 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64.0% reported none (Table A9). </w:t>
      </w:r>
      <w:proofErr w:type="gramStart"/>
      <w:r>
        <w:t>By definition, every</w:t>
      </w:r>
      <w:proofErr w:type="gramEnd"/>
      <w:r>
        <w:t xml:space="preserve"> participant the Manly-Jones algorithm classifies as having dementia has an informant report of functional impairment, yet 52.3% of them report no limitation in the core interview. The lowest possible threshold, 1 or </w:t>
      </w:r>
      <w:r>
        <w:lastRenderedPageBreak/>
        <w:t>more limitations, misses at least that share, and no threshold on the limitation count can do better.</w:t>
      </w:r>
    </w:p>
    <w:p w14:paraId="71F9D286" w14:textId="77777777" w:rsidR="009765BE" w:rsidRDefault="00000000">
      <w:pPr>
        <w:pStyle w:val="BodyText"/>
      </w:pPr>
      <w:r>
        <w:t>Second, adding function raised agreement by a small amount, and the gain held in nearly every random half of the sample. We applied 2 alternative rules, all at the core algorithm’s cut points (T &lt; 37 and T &lt; 48), so that the rules differ only in the second criterion: function at the severe level and function or memory at the moderate level, the closest analog of the Manly-Jones rules; and function or memory at both levels (Table A10). In the full sample, the 3-class kappa was 0.50 with the memory rule, 0.53 with the function rule, and 0.53 with function or memory; the dementia kappa was 0.35, 0.40, and 0.41. Because the cut points are held fixed, the rules also produce different class shares (Table A10). To describe how much these differences vary across samples, we computed agreement in each of 200 random halves of the sample (Table A11). Relative to the memory rule, the mean difference in 3-class kappa across halves was +0.03 (0.00 to +0.05) for the function rule and +0.02 (+0.01 to +0.04) for function or memory (2.5th to 97.5th percentile across halves), and the function rule had the higher kappa in 99% of halves. For dementia, the mean differences were +0.05 (-0.01 to +0.11) and +0.05 (+0.02 to +0.10). The gain is therefore small but consistent across halves, and our decision rests on the third reason.</w:t>
      </w:r>
    </w:p>
    <w:p w14:paraId="180E4C9A" w14:textId="77777777" w:rsidR="009765BE" w:rsidRDefault="00000000">
      <w:pPr>
        <w:pStyle w:val="BodyText"/>
      </w:pPr>
      <w:r>
        <w:t>Third, the core items do not say why a limitation is present. A participant who cannot bathe without help because of hip arthritis and a participant who cannot bathe without help because they no longer remember the steps give the same answer. Limitations from physical illness are common at the ages of HRS-HCAP participants, and a rule that counts any limitation would move some participants with low T scores into the dementia class on the strength of a physical disability. We judged that the gain in agreement was not large enough to justify letting limitations with probable physical causes enter the dementia classification. We kept the memory rule, which uses an item the Manly-Jones algorithm already includes. An earlier version of this analysis, with different cut points and an unweighted subsample, found the same floor: within each level of cognitive impairment, fewer participants reported any limitation than had functional impairment by the Manly-Jones algorithm, so no threshold on the limitation count could match the HRS-HCAP rates.</w:t>
      </w:r>
    </w:p>
    <w:tbl>
      <w:tblPr>
        <w:tblW w:w="9362" w:type="dxa"/>
        <w:jc w:val="center"/>
        <w:tblLayout w:type="fixed"/>
        <w:tblCellMar>
          <w:left w:w="0" w:type="dxa"/>
          <w:right w:w="0" w:type="dxa"/>
        </w:tblCellMar>
        <w:tblLook w:val="0420" w:firstRow="1" w:lastRow="0" w:firstColumn="0" w:lastColumn="0" w:noHBand="0" w:noVBand="1"/>
      </w:tblPr>
      <w:tblGrid>
        <w:gridCol w:w="2048"/>
        <w:gridCol w:w="258"/>
        <w:gridCol w:w="530"/>
        <w:gridCol w:w="759"/>
        <w:gridCol w:w="21"/>
        <w:gridCol w:w="479"/>
        <w:gridCol w:w="443"/>
        <w:gridCol w:w="436"/>
        <w:gridCol w:w="45"/>
        <w:gridCol w:w="300"/>
        <w:gridCol w:w="515"/>
        <w:gridCol w:w="237"/>
        <w:gridCol w:w="170"/>
        <w:gridCol w:w="708"/>
        <w:gridCol w:w="143"/>
        <w:gridCol w:w="31"/>
        <w:gridCol w:w="891"/>
        <w:gridCol w:w="177"/>
        <w:gridCol w:w="356"/>
        <w:gridCol w:w="815"/>
      </w:tblGrid>
      <w:tr w:rsidR="009765BE" w14:paraId="6EADD8DE" w14:textId="77777777">
        <w:trPr>
          <w:trHeight w:val="360"/>
          <w:tblHeader/>
          <w:jc w:val="center"/>
        </w:trPr>
        <w:tc>
          <w:tcPr>
            <w:tcW w:w="9362" w:type="dxa"/>
            <w:gridSpan w:val="20"/>
            <w:tcBorders>
              <w:top w:val="single" w:sz="12" w:space="0" w:color="666666"/>
              <w:bottom w:val="single" w:sz="12" w:space="0" w:color="666666"/>
            </w:tcBorders>
            <w:shd w:val="clear" w:color="auto" w:fill="FFFFFF"/>
            <w:vAlign w:val="center"/>
          </w:tcPr>
          <w:p w14:paraId="779D756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A9. Self-reported ADL and IADL limitations by Manly-Jones class and by core T-score band, HRS-HCAP Wave 1</w:t>
            </w:r>
          </w:p>
        </w:tc>
      </w:tr>
      <w:tr w:rsidR="009765BE" w14:paraId="04C872AB" w14:textId="77777777">
        <w:trPr>
          <w:trHeight w:val="360"/>
          <w:tblHeader/>
          <w:jc w:val="center"/>
        </w:trPr>
        <w:tc>
          <w:tcPr>
            <w:tcW w:w="2048" w:type="dxa"/>
            <w:tcBorders>
              <w:top w:val="single" w:sz="12" w:space="0" w:color="666666"/>
              <w:bottom w:val="single" w:sz="12" w:space="0" w:color="666666"/>
            </w:tcBorders>
            <w:shd w:val="clear" w:color="auto" w:fill="FFFFFF"/>
            <w:vAlign w:val="center"/>
          </w:tcPr>
          <w:p w14:paraId="1E659E6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Grouping</w:t>
            </w:r>
          </w:p>
        </w:tc>
        <w:tc>
          <w:tcPr>
            <w:tcW w:w="2047" w:type="dxa"/>
            <w:gridSpan w:val="5"/>
            <w:tcBorders>
              <w:top w:val="single" w:sz="12" w:space="0" w:color="666666"/>
              <w:bottom w:val="single" w:sz="12" w:space="0" w:color="666666"/>
            </w:tcBorders>
            <w:shd w:val="clear" w:color="auto" w:fill="FFFFFF"/>
            <w:vAlign w:val="center"/>
          </w:tcPr>
          <w:p w14:paraId="3B7BBD7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Group</w:t>
            </w:r>
          </w:p>
        </w:tc>
        <w:tc>
          <w:tcPr>
            <w:tcW w:w="879" w:type="dxa"/>
            <w:gridSpan w:val="2"/>
            <w:tcBorders>
              <w:top w:val="single" w:sz="12" w:space="0" w:color="666666"/>
              <w:bottom w:val="single" w:sz="12" w:space="0" w:color="666666"/>
            </w:tcBorders>
            <w:shd w:val="clear" w:color="auto" w:fill="FFFFFF"/>
            <w:vAlign w:val="center"/>
          </w:tcPr>
          <w:p w14:paraId="151FB64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c>
          <w:tcPr>
            <w:tcW w:w="1097" w:type="dxa"/>
            <w:gridSpan w:val="4"/>
            <w:tcBorders>
              <w:top w:val="single" w:sz="12" w:space="0" w:color="666666"/>
              <w:bottom w:val="single" w:sz="12" w:space="0" w:color="666666"/>
            </w:tcBorders>
            <w:shd w:val="clear" w:color="auto" w:fill="FFFFFF"/>
            <w:vAlign w:val="center"/>
          </w:tcPr>
          <w:p w14:paraId="7CA1736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None, %</w:t>
            </w:r>
          </w:p>
        </w:tc>
        <w:tc>
          <w:tcPr>
            <w:tcW w:w="878" w:type="dxa"/>
            <w:gridSpan w:val="2"/>
            <w:tcBorders>
              <w:top w:val="single" w:sz="12" w:space="0" w:color="666666"/>
              <w:bottom w:val="single" w:sz="12" w:space="0" w:color="666666"/>
            </w:tcBorders>
            <w:shd w:val="clear" w:color="auto" w:fill="FFFFFF"/>
            <w:vAlign w:val="center"/>
          </w:tcPr>
          <w:p w14:paraId="58D5F31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1, %</w:t>
            </w:r>
          </w:p>
        </w:tc>
        <w:tc>
          <w:tcPr>
            <w:tcW w:w="1242" w:type="dxa"/>
            <w:gridSpan w:val="4"/>
            <w:tcBorders>
              <w:top w:val="single" w:sz="12" w:space="0" w:color="666666"/>
              <w:bottom w:val="single" w:sz="12" w:space="0" w:color="666666"/>
            </w:tcBorders>
            <w:shd w:val="clear" w:color="auto" w:fill="FFFFFF"/>
            <w:vAlign w:val="center"/>
          </w:tcPr>
          <w:p w14:paraId="22DA9E2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 or more, %</w:t>
            </w:r>
          </w:p>
        </w:tc>
        <w:tc>
          <w:tcPr>
            <w:tcW w:w="1171" w:type="dxa"/>
            <w:gridSpan w:val="2"/>
            <w:tcBorders>
              <w:top w:val="single" w:sz="12" w:space="0" w:color="666666"/>
              <w:bottom w:val="single" w:sz="12" w:space="0" w:color="666666"/>
            </w:tcBorders>
            <w:shd w:val="clear" w:color="auto" w:fill="FFFFFF"/>
            <w:vAlign w:val="center"/>
          </w:tcPr>
          <w:p w14:paraId="37F31DB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Missing, %</w:t>
            </w:r>
          </w:p>
        </w:tc>
      </w:tr>
      <w:tr w:rsidR="009765BE" w14:paraId="7F383642" w14:textId="77777777">
        <w:trPr>
          <w:trHeight w:val="360"/>
          <w:jc w:val="center"/>
        </w:trPr>
        <w:tc>
          <w:tcPr>
            <w:tcW w:w="2048" w:type="dxa"/>
            <w:tcBorders>
              <w:top w:val="single" w:sz="12" w:space="0" w:color="666666"/>
            </w:tcBorders>
            <w:shd w:val="clear" w:color="auto" w:fill="FFFFFF"/>
          </w:tcPr>
          <w:p w14:paraId="18E3B48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tcBorders>
              <w:top w:val="single" w:sz="12" w:space="0" w:color="666666"/>
            </w:tcBorders>
            <w:shd w:val="clear" w:color="auto" w:fill="FFFFFF"/>
          </w:tcPr>
          <w:p w14:paraId="729197E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879" w:type="dxa"/>
            <w:gridSpan w:val="2"/>
            <w:tcBorders>
              <w:top w:val="single" w:sz="12" w:space="0" w:color="666666"/>
            </w:tcBorders>
            <w:shd w:val="clear" w:color="auto" w:fill="FFFFFF"/>
          </w:tcPr>
          <w:p w14:paraId="567D523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2,256</w:t>
            </w:r>
          </w:p>
        </w:tc>
        <w:tc>
          <w:tcPr>
            <w:tcW w:w="1097" w:type="dxa"/>
            <w:gridSpan w:val="4"/>
            <w:tcBorders>
              <w:top w:val="single" w:sz="12" w:space="0" w:color="666666"/>
            </w:tcBorders>
            <w:shd w:val="clear" w:color="auto" w:fill="FFFFFF"/>
          </w:tcPr>
          <w:p w14:paraId="20C88F0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84.0</w:t>
            </w:r>
          </w:p>
        </w:tc>
        <w:tc>
          <w:tcPr>
            <w:tcW w:w="878" w:type="dxa"/>
            <w:gridSpan w:val="2"/>
            <w:tcBorders>
              <w:top w:val="single" w:sz="12" w:space="0" w:color="666666"/>
            </w:tcBorders>
            <w:shd w:val="clear" w:color="auto" w:fill="FFFFFF"/>
          </w:tcPr>
          <w:p w14:paraId="4924DBF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8.8</w:t>
            </w:r>
          </w:p>
        </w:tc>
        <w:tc>
          <w:tcPr>
            <w:tcW w:w="1242" w:type="dxa"/>
            <w:gridSpan w:val="4"/>
            <w:tcBorders>
              <w:top w:val="single" w:sz="12" w:space="0" w:color="666666"/>
            </w:tcBorders>
            <w:shd w:val="clear" w:color="auto" w:fill="FFFFFF"/>
          </w:tcPr>
          <w:p w14:paraId="261737F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7.2</w:t>
            </w:r>
          </w:p>
        </w:tc>
        <w:tc>
          <w:tcPr>
            <w:tcW w:w="1171" w:type="dxa"/>
            <w:gridSpan w:val="2"/>
            <w:tcBorders>
              <w:top w:val="single" w:sz="12" w:space="0" w:color="666666"/>
            </w:tcBorders>
            <w:shd w:val="clear" w:color="auto" w:fill="FFFFFF"/>
          </w:tcPr>
          <w:p w14:paraId="63CB097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9765BE" w14:paraId="0E2F5669" w14:textId="77777777">
        <w:trPr>
          <w:trHeight w:val="360"/>
          <w:jc w:val="center"/>
        </w:trPr>
        <w:tc>
          <w:tcPr>
            <w:tcW w:w="2048" w:type="dxa"/>
            <w:shd w:val="clear" w:color="auto" w:fill="FFFFFF"/>
          </w:tcPr>
          <w:p w14:paraId="2A867C1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04541AD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879" w:type="dxa"/>
            <w:gridSpan w:val="2"/>
            <w:shd w:val="clear" w:color="auto" w:fill="FFFFFF"/>
          </w:tcPr>
          <w:p w14:paraId="299737D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744</w:t>
            </w:r>
          </w:p>
        </w:tc>
        <w:tc>
          <w:tcPr>
            <w:tcW w:w="1097" w:type="dxa"/>
            <w:gridSpan w:val="4"/>
            <w:shd w:val="clear" w:color="auto" w:fill="FFFFFF"/>
          </w:tcPr>
          <w:p w14:paraId="2946561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68.7</w:t>
            </w:r>
          </w:p>
        </w:tc>
        <w:tc>
          <w:tcPr>
            <w:tcW w:w="878" w:type="dxa"/>
            <w:gridSpan w:val="2"/>
            <w:shd w:val="clear" w:color="auto" w:fill="FFFFFF"/>
          </w:tcPr>
          <w:p w14:paraId="0A60F35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242" w:type="dxa"/>
            <w:gridSpan w:val="4"/>
            <w:shd w:val="clear" w:color="auto" w:fill="FFFFFF"/>
          </w:tcPr>
          <w:p w14:paraId="4465162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17.1</w:t>
            </w:r>
          </w:p>
        </w:tc>
        <w:tc>
          <w:tcPr>
            <w:tcW w:w="1171" w:type="dxa"/>
            <w:gridSpan w:val="2"/>
            <w:shd w:val="clear" w:color="auto" w:fill="FFFFFF"/>
          </w:tcPr>
          <w:p w14:paraId="7510523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9765BE" w14:paraId="3E673B35" w14:textId="77777777">
        <w:trPr>
          <w:trHeight w:val="360"/>
          <w:jc w:val="center"/>
        </w:trPr>
        <w:tc>
          <w:tcPr>
            <w:tcW w:w="2048" w:type="dxa"/>
            <w:shd w:val="clear" w:color="auto" w:fill="FFFFFF"/>
          </w:tcPr>
          <w:p w14:paraId="4912BDC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6F08627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879" w:type="dxa"/>
            <w:gridSpan w:val="2"/>
            <w:shd w:val="clear" w:color="auto" w:fill="FFFFFF"/>
          </w:tcPr>
          <w:p w14:paraId="2FB79A1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283</w:t>
            </w:r>
          </w:p>
        </w:tc>
        <w:tc>
          <w:tcPr>
            <w:tcW w:w="1097" w:type="dxa"/>
            <w:gridSpan w:val="4"/>
            <w:shd w:val="clear" w:color="auto" w:fill="FFFFFF"/>
          </w:tcPr>
          <w:p w14:paraId="319F839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52.3</w:t>
            </w:r>
          </w:p>
        </w:tc>
        <w:tc>
          <w:tcPr>
            <w:tcW w:w="878" w:type="dxa"/>
            <w:gridSpan w:val="2"/>
            <w:shd w:val="clear" w:color="auto" w:fill="FFFFFF"/>
          </w:tcPr>
          <w:p w14:paraId="4F879E1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14.1</w:t>
            </w:r>
          </w:p>
        </w:tc>
        <w:tc>
          <w:tcPr>
            <w:tcW w:w="1242" w:type="dxa"/>
            <w:gridSpan w:val="4"/>
            <w:shd w:val="clear" w:color="auto" w:fill="FFFFFF"/>
          </w:tcPr>
          <w:p w14:paraId="20C852E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33.6</w:t>
            </w:r>
          </w:p>
        </w:tc>
        <w:tc>
          <w:tcPr>
            <w:tcW w:w="1171" w:type="dxa"/>
            <w:gridSpan w:val="2"/>
            <w:shd w:val="clear" w:color="auto" w:fill="FFFFFF"/>
          </w:tcPr>
          <w:p w14:paraId="40209E5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9765BE" w14:paraId="14A79789" w14:textId="77777777">
        <w:trPr>
          <w:trHeight w:val="360"/>
          <w:jc w:val="center"/>
        </w:trPr>
        <w:tc>
          <w:tcPr>
            <w:tcW w:w="2048" w:type="dxa"/>
            <w:shd w:val="clear" w:color="auto" w:fill="FFFFFF"/>
          </w:tcPr>
          <w:p w14:paraId="195744A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43F1CA2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 &lt; 37</w:t>
            </w:r>
          </w:p>
        </w:tc>
        <w:tc>
          <w:tcPr>
            <w:tcW w:w="879" w:type="dxa"/>
            <w:gridSpan w:val="2"/>
            <w:shd w:val="clear" w:color="auto" w:fill="FFFFFF"/>
          </w:tcPr>
          <w:p w14:paraId="2DE5344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599</w:t>
            </w:r>
          </w:p>
        </w:tc>
        <w:tc>
          <w:tcPr>
            <w:tcW w:w="1097" w:type="dxa"/>
            <w:gridSpan w:val="4"/>
            <w:shd w:val="clear" w:color="auto" w:fill="FFFFFF"/>
          </w:tcPr>
          <w:p w14:paraId="4D144AA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64.0</w:t>
            </w:r>
          </w:p>
        </w:tc>
        <w:tc>
          <w:tcPr>
            <w:tcW w:w="878" w:type="dxa"/>
            <w:gridSpan w:val="2"/>
            <w:shd w:val="clear" w:color="auto" w:fill="FFFFFF"/>
          </w:tcPr>
          <w:p w14:paraId="1E81035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12.1</w:t>
            </w:r>
          </w:p>
        </w:tc>
        <w:tc>
          <w:tcPr>
            <w:tcW w:w="1242" w:type="dxa"/>
            <w:gridSpan w:val="4"/>
            <w:shd w:val="clear" w:color="auto" w:fill="FFFFFF"/>
          </w:tcPr>
          <w:p w14:paraId="5669370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23.9</w:t>
            </w:r>
          </w:p>
        </w:tc>
        <w:tc>
          <w:tcPr>
            <w:tcW w:w="1171" w:type="dxa"/>
            <w:gridSpan w:val="2"/>
            <w:shd w:val="clear" w:color="auto" w:fill="FFFFFF"/>
          </w:tcPr>
          <w:p w14:paraId="1D710A5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9765BE" w14:paraId="7E6CAB81" w14:textId="77777777">
        <w:trPr>
          <w:trHeight w:val="360"/>
          <w:jc w:val="center"/>
        </w:trPr>
        <w:tc>
          <w:tcPr>
            <w:tcW w:w="2048" w:type="dxa"/>
            <w:shd w:val="clear" w:color="auto" w:fill="FFFFFF"/>
          </w:tcPr>
          <w:p w14:paraId="7C6D1F0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014B916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37 to &lt; 48</w:t>
            </w:r>
          </w:p>
        </w:tc>
        <w:tc>
          <w:tcPr>
            <w:tcW w:w="879" w:type="dxa"/>
            <w:gridSpan w:val="2"/>
            <w:shd w:val="clear" w:color="auto" w:fill="FFFFFF"/>
          </w:tcPr>
          <w:p w14:paraId="4B16EC9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1,136</w:t>
            </w:r>
          </w:p>
        </w:tc>
        <w:tc>
          <w:tcPr>
            <w:tcW w:w="1097" w:type="dxa"/>
            <w:gridSpan w:val="4"/>
            <w:shd w:val="clear" w:color="auto" w:fill="FFFFFF"/>
          </w:tcPr>
          <w:p w14:paraId="49806A6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78.3</w:t>
            </w:r>
          </w:p>
        </w:tc>
        <w:tc>
          <w:tcPr>
            <w:tcW w:w="878" w:type="dxa"/>
            <w:gridSpan w:val="2"/>
            <w:shd w:val="clear" w:color="auto" w:fill="FFFFFF"/>
          </w:tcPr>
          <w:p w14:paraId="5E7FB4A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c>
          <w:tcPr>
            <w:tcW w:w="1242" w:type="dxa"/>
            <w:gridSpan w:val="4"/>
            <w:shd w:val="clear" w:color="auto" w:fill="FFFFFF"/>
          </w:tcPr>
          <w:p w14:paraId="644281C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11.9</w:t>
            </w:r>
          </w:p>
        </w:tc>
        <w:tc>
          <w:tcPr>
            <w:tcW w:w="1171" w:type="dxa"/>
            <w:gridSpan w:val="2"/>
            <w:shd w:val="clear" w:color="auto" w:fill="FFFFFF"/>
          </w:tcPr>
          <w:p w14:paraId="667A571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9765BE" w14:paraId="401E110D" w14:textId="77777777">
        <w:trPr>
          <w:trHeight w:val="360"/>
          <w:jc w:val="center"/>
        </w:trPr>
        <w:tc>
          <w:tcPr>
            <w:tcW w:w="2048" w:type="dxa"/>
            <w:tcBorders>
              <w:bottom w:val="single" w:sz="12" w:space="0" w:color="666666"/>
            </w:tcBorders>
            <w:shd w:val="clear" w:color="auto" w:fill="FFFFFF"/>
          </w:tcPr>
          <w:p w14:paraId="29FC680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tcBorders>
              <w:bottom w:val="single" w:sz="12" w:space="0" w:color="666666"/>
            </w:tcBorders>
            <w:shd w:val="clear" w:color="auto" w:fill="FFFFFF"/>
          </w:tcPr>
          <w:p w14:paraId="532EB6A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 &gt;= 48</w:t>
            </w:r>
          </w:p>
        </w:tc>
        <w:tc>
          <w:tcPr>
            <w:tcW w:w="879" w:type="dxa"/>
            <w:gridSpan w:val="2"/>
            <w:tcBorders>
              <w:bottom w:val="single" w:sz="12" w:space="0" w:color="666666"/>
            </w:tcBorders>
            <w:shd w:val="clear" w:color="auto" w:fill="FFFFFF"/>
          </w:tcPr>
          <w:p w14:paraId="4222A2D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1,548</w:t>
            </w:r>
          </w:p>
        </w:tc>
        <w:tc>
          <w:tcPr>
            <w:tcW w:w="1097" w:type="dxa"/>
            <w:gridSpan w:val="4"/>
            <w:tcBorders>
              <w:bottom w:val="single" w:sz="12" w:space="0" w:color="666666"/>
            </w:tcBorders>
            <w:shd w:val="clear" w:color="auto" w:fill="FFFFFF"/>
          </w:tcPr>
          <w:p w14:paraId="45CD574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83.7</w:t>
            </w:r>
          </w:p>
        </w:tc>
        <w:tc>
          <w:tcPr>
            <w:tcW w:w="878" w:type="dxa"/>
            <w:gridSpan w:val="2"/>
            <w:tcBorders>
              <w:bottom w:val="single" w:sz="12" w:space="0" w:color="666666"/>
            </w:tcBorders>
            <w:shd w:val="clear" w:color="auto" w:fill="FFFFFF"/>
          </w:tcPr>
          <w:p w14:paraId="719A752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10.0</w:t>
            </w:r>
          </w:p>
        </w:tc>
        <w:tc>
          <w:tcPr>
            <w:tcW w:w="1242" w:type="dxa"/>
            <w:gridSpan w:val="4"/>
            <w:tcBorders>
              <w:bottom w:val="single" w:sz="12" w:space="0" w:color="666666"/>
            </w:tcBorders>
            <w:shd w:val="clear" w:color="auto" w:fill="FFFFFF"/>
          </w:tcPr>
          <w:p w14:paraId="4D8DD0C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6.2</w:t>
            </w:r>
          </w:p>
        </w:tc>
        <w:tc>
          <w:tcPr>
            <w:tcW w:w="1171" w:type="dxa"/>
            <w:gridSpan w:val="2"/>
            <w:tcBorders>
              <w:bottom w:val="single" w:sz="12" w:space="0" w:color="666666"/>
            </w:tcBorders>
            <w:shd w:val="clear" w:color="auto" w:fill="FFFFFF"/>
          </w:tcPr>
          <w:p w14:paraId="5490551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9765BE" w14:paraId="5BD8D0A3" w14:textId="77777777">
        <w:trPr>
          <w:trHeight w:val="360"/>
          <w:jc w:val="center"/>
        </w:trPr>
        <w:tc>
          <w:tcPr>
            <w:tcW w:w="9362" w:type="dxa"/>
            <w:gridSpan w:val="20"/>
            <w:tcBorders>
              <w:top w:val="single" w:sz="12" w:space="0" w:color="666666"/>
            </w:tcBorders>
            <w:shd w:val="clear" w:color="auto" w:fill="FFFFFF"/>
            <w:vAlign w:val="center"/>
          </w:tcPr>
          <w:p w14:paraId="5C80FF8E"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 Wave 1 (2016) sampling weight).</w:t>
            </w:r>
          </w:p>
        </w:tc>
      </w:tr>
      <w:tr w:rsidR="009765BE" w14:paraId="6133ABA2"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27C8E63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A10. Agreement with the Manly-Jones algorithm when functional limitations enter the decision rules, HRS-HCAP Wave 1</w:t>
            </w:r>
          </w:p>
        </w:tc>
      </w:tr>
      <w:tr w:rsidR="009765BE" w14:paraId="72FA04D1" w14:textId="77777777">
        <w:trPr>
          <w:trHeight w:val="360"/>
          <w:jc w:val="center"/>
        </w:trPr>
        <w:tc>
          <w:tcPr>
            <w:tcW w:w="2836" w:type="dxa"/>
            <w:gridSpan w:val="3"/>
            <w:tcBorders>
              <w:top w:val="single" w:sz="12" w:space="0" w:color="666666"/>
              <w:bottom w:val="single" w:sz="12" w:space="0" w:color="666666"/>
            </w:tcBorders>
            <w:shd w:val="clear" w:color="auto" w:fill="FFFFFF"/>
            <w:vAlign w:val="center"/>
          </w:tcPr>
          <w:p w14:paraId="164C4AC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780" w:type="dxa"/>
            <w:gridSpan w:val="2"/>
            <w:tcBorders>
              <w:top w:val="single" w:sz="12" w:space="0" w:color="666666"/>
              <w:bottom w:val="single" w:sz="12" w:space="0" w:color="666666"/>
            </w:tcBorders>
            <w:shd w:val="clear" w:color="auto" w:fill="FFFFFF"/>
            <w:vAlign w:val="center"/>
          </w:tcPr>
          <w:p w14:paraId="07DDA7D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22" w:type="dxa"/>
            <w:gridSpan w:val="2"/>
            <w:tcBorders>
              <w:top w:val="single" w:sz="12" w:space="0" w:color="666666"/>
              <w:bottom w:val="single" w:sz="12" w:space="0" w:color="666666"/>
            </w:tcBorders>
            <w:shd w:val="clear" w:color="auto" w:fill="FFFFFF"/>
            <w:vAlign w:val="center"/>
          </w:tcPr>
          <w:p w14:paraId="5D7C73A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781" w:type="dxa"/>
            <w:gridSpan w:val="3"/>
            <w:tcBorders>
              <w:top w:val="single" w:sz="12" w:space="0" w:color="666666"/>
              <w:bottom w:val="single" w:sz="12" w:space="0" w:color="666666"/>
            </w:tcBorders>
            <w:shd w:val="clear" w:color="auto" w:fill="FFFFFF"/>
            <w:vAlign w:val="center"/>
          </w:tcPr>
          <w:p w14:paraId="0A6E201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922" w:type="dxa"/>
            <w:gridSpan w:val="3"/>
            <w:tcBorders>
              <w:top w:val="single" w:sz="12" w:space="0" w:color="666666"/>
              <w:bottom w:val="single" w:sz="12" w:space="0" w:color="666666"/>
            </w:tcBorders>
            <w:shd w:val="clear" w:color="auto" w:fill="FFFFFF"/>
            <w:vAlign w:val="center"/>
          </w:tcPr>
          <w:p w14:paraId="3DD107D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851" w:type="dxa"/>
            <w:gridSpan w:val="2"/>
            <w:tcBorders>
              <w:top w:val="single" w:sz="12" w:space="0" w:color="666666"/>
              <w:bottom w:val="single" w:sz="12" w:space="0" w:color="666666"/>
            </w:tcBorders>
            <w:shd w:val="clear" w:color="auto" w:fill="FFFFFF"/>
            <w:vAlign w:val="center"/>
          </w:tcPr>
          <w:p w14:paraId="1725960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922" w:type="dxa"/>
            <w:gridSpan w:val="2"/>
            <w:tcBorders>
              <w:top w:val="single" w:sz="12" w:space="0" w:color="666666"/>
              <w:bottom w:val="single" w:sz="12" w:space="0" w:color="666666"/>
            </w:tcBorders>
            <w:shd w:val="clear" w:color="auto" w:fill="FFFFFF"/>
            <w:vAlign w:val="center"/>
          </w:tcPr>
          <w:p w14:paraId="17F9276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348" w:type="dxa"/>
            <w:gridSpan w:val="3"/>
            <w:tcBorders>
              <w:top w:val="single" w:sz="12" w:space="0" w:color="666666"/>
              <w:bottom w:val="single" w:sz="12" w:space="0" w:color="666666"/>
            </w:tcBorders>
            <w:shd w:val="clear" w:color="auto" w:fill="FFFFFF"/>
            <w:vAlign w:val="center"/>
          </w:tcPr>
          <w:p w14:paraId="4C68FE8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r>
      <w:tr w:rsidR="009765BE" w14:paraId="6D682B69" w14:textId="77777777">
        <w:trPr>
          <w:trHeight w:val="360"/>
          <w:jc w:val="center"/>
        </w:trPr>
        <w:tc>
          <w:tcPr>
            <w:tcW w:w="2836" w:type="dxa"/>
            <w:gridSpan w:val="3"/>
            <w:tcBorders>
              <w:top w:val="single" w:sz="12" w:space="0" w:color="666666"/>
            </w:tcBorders>
            <w:shd w:val="clear" w:color="auto" w:fill="FFFFFF"/>
          </w:tcPr>
          <w:p w14:paraId="7C97BC7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780" w:type="dxa"/>
            <w:gridSpan w:val="2"/>
            <w:tcBorders>
              <w:top w:val="single" w:sz="12" w:space="0" w:color="666666"/>
            </w:tcBorders>
            <w:shd w:val="clear" w:color="auto" w:fill="FFFFFF"/>
          </w:tcPr>
          <w:p w14:paraId="6425E25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22" w:type="dxa"/>
            <w:gridSpan w:val="2"/>
            <w:tcBorders>
              <w:top w:val="single" w:sz="12" w:space="0" w:color="666666"/>
            </w:tcBorders>
            <w:shd w:val="clear" w:color="auto" w:fill="FFFFFF"/>
          </w:tcPr>
          <w:p w14:paraId="1C691DF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tcBorders>
              <w:top w:val="single" w:sz="12" w:space="0" w:color="666666"/>
            </w:tcBorders>
            <w:shd w:val="clear" w:color="auto" w:fill="FFFFFF"/>
          </w:tcPr>
          <w:p w14:paraId="07AF57F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20.7</w:t>
            </w:r>
          </w:p>
        </w:tc>
        <w:tc>
          <w:tcPr>
            <w:tcW w:w="922" w:type="dxa"/>
            <w:gridSpan w:val="3"/>
            <w:tcBorders>
              <w:top w:val="single" w:sz="12" w:space="0" w:color="666666"/>
            </w:tcBorders>
            <w:shd w:val="clear" w:color="auto" w:fill="FFFFFF"/>
          </w:tcPr>
          <w:p w14:paraId="6CCE39E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8.3</w:t>
            </w:r>
          </w:p>
        </w:tc>
        <w:tc>
          <w:tcPr>
            <w:tcW w:w="851" w:type="dxa"/>
            <w:gridSpan w:val="2"/>
            <w:tcBorders>
              <w:top w:val="single" w:sz="12" w:space="0" w:color="666666"/>
            </w:tcBorders>
            <w:shd w:val="clear" w:color="auto" w:fill="FFFFFF"/>
          </w:tcPr>
          <w:p w14:paraId="3E9136D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922" w:type="dxa"/>
            <w:gridSpan w:val="2"/>
            <w:tcBorders>
              <w:top w:val="single" w:sz="12" w:space="0" w:color="666666"/>
            </w:tcBorders>
            <w:shd w:val="clear" w:color="auto" w:fill="FFFFFF"/>
          </w:tcPr>
          <w:p w14:paraId="63F134E9"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c>
          <w:tcPr>
            <w:tcW w:w="1348" w:type="dxa"/>
            <w:gridSpan w:val="3"/>
            <w:tcBorders>
              <w:top w:val="single" w:sz="12" w:space="0" w:color="666666"/>
            </w:tcBorders>
            <w:shd w:val="clear" w:color="auto" w:fill="FFFFFF"/>
          </w:tcPr>
          <w:p w14:paraId="3787BCF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39</w:t>
            </w:r>
          </w:p>
        </w:tc>
      </w:tr>
      <w:tr w:rsidR="009765BE" w14:paraId="6397045F" w14:textId="77777777">
        <w:trPr>
          <w:trHeight w:val="360"/>
          <w:jc w:val="center"/>
        </w:trPr>
        <w:tc>
          <w:tcPr>
            <w:tcW w:w="2836" w:type="dxa"/>
            <w:gridSpan w:val="3"/>
            <w:shd w:val="clear" w:color="auto" w:fill="FFFFFF"/>
          </w:tcPr>
          <w:p w14:paraId="50564E6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780" w:type="dxa"/>
            <w:gridSpan w:val="2"/>
            <w:shd w:val="clear" w:color="auto" w:fill="FFFFFF"/>
          </w:tcPr>
          <w:p w14:paraId="1A09ED6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22" w:type="dxa"/>
            <w:gridSpan w:val="2"/>
            <w:shd w:val="clear" w:color="auto" w:fill="FFFFFF"/>
          </w:tcPr>
          <w:p w14:paraId="09E46BA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shd w:val="clear" w:color="auto" w:fill="FFFFFF"/>
          </w:tcPr>
          <w:p w14:paraId="1B03594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24.4</w:t>
            </w:r>
          </w:p>
        </w:tc>
        <w:tc>
          <w:tcPr>
            <w:tcW w:w="922" w:type="dxa"/>
            <w:gridSpan w:val="3"/>
            <w:shd w:val="clear" w:color="auto" w:fill="FFFFFF"/>
          </w:tcPr>
          <w:p w14:paraId="6A84268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8.8</w:t>
            </w:r>
          </w:p>
        </w:tc>
        <w:tc>
          <w:tcPr>
            <w:tcW w:w="851" w:type="dxa"/>
            <w:gridSpan w:val="2"/>
            <w:shd w:val="clear" w:color="auto" w:fill="FFFFFF"/>
          </w:tcPr>
          <w:p w14:paraId="6AC6AB9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shd w:val="clear" w:color="auto" w:fill="FFFFFF"/>
          </w:tcPr>
          <w:p w14:paraId="62B16937"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0.40</w:t>
            </w:r>
          </w:p>
        </w:tc>
        <w:tc>
          <w:tcPr>
            <w:tcW w:w="1348" w:type="dxa"/>
            <w:gridSpan w:val="3"/>
            <w:shd w:val="clear" w:color="auto" w:fill="FFFFFF"/>
          </w:tcPr>
          <w:p w14:paraId="4B1E470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44</w:t>
            </w:r>
          </w:p>
        </w:tc>
      </w:tr>
      <w:tr w:rsidR="009765BE" w14:paraId="6DBCDBCD" w14:textId="77777777">
        <w:trPr>
          <w:trHeight w:val="360"/>
          <w:jc w:val="center"/>
        </w:trPr>
        <w:tc>
          <w:tcPr>
            <w:tcW w:w="2836" w:type="dxa"/>
            <w:gridSpan w:val="3"/>
            <w:tcBorders>
              <w:bottom w:val="single" w:sz="12" w:space="0" w:color="666666"/>
            </w:tcBorders>
            <w:shd w:val="clear" w:color="auto" w:fill="FFFFFF"/>
          </w:tcPr>
          <w:p w14:paraId="338F98E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780" w:type="dxa"/>
            <w:gridSpan w:val="2"/>
            <w:tcBorders>
              <w:bottom w:val="single" w:sz="12" w:space="0" w:color="666666"/>
            </w:tcBorders>
            <w:shd w:val="clear" w:color="auto" w:fill="FFFFFF"/>
          </w:tcPr>
          <w:p w14:paraId="26E9174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22" w:type="dxa"/>
            <w:gridSpan w:val="2"/>
            <w:tcBorders>
              <w:bottom w:val="single" w:sz="12" w:space="0" w:color="666666"/>
            </w:tcBorders>
            <w:shd w:val="clear" w:color="auto" w:fill="FFFFFF"/>
          </w:tcPr>
          <w:p w14:paraId="572EDE5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tcBorders>
              <w:bottom w:val="single" w:sz="12" w:space="0" w:color="666666"/>
            </w:tcBorders>
            <w:shd w:val="clear" w:color="auto" w:fill="FFFFFF"/>
          </w:tcPr>
          <w:p w14:paraId="3C1406B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21.6</w:t>
            </w:r>
          </w:p>
        </w:tc>
        <w:tc>
          <w:tcPr>
            <w:tcW w:w="922" w:type="dxa"/>
            <w:gridSpan w:val="3"/>
            <w:tcBorders>
              <w:bottom w:val="single" w:sz="12" w:space="0" w:color="666666"/>
            </w:tcBorders>
            <w:shd w:val="clear" w:color="auto" w:fill="FFFFFF"/>
          </w:tcPr>
          <w:p w14:paraId="6751ADC2"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11.5</w:t>
            </w:r>
          </w:p>
        </w:tc>
        <w:tc>
          <w:tcPr>
            <w:tcW w:w="851" w:type="dxa"/>
            <w:gridSpan w:val="2"/>
            <w:tcBorders>
              <w:bottom w:val="single" w:sz="12" w:space="0" w:color="666666"/>
            </w:tcBorders>
            <w:shd w:val="clear" w:color="auto" w:fill="FFFFFF"/>
          </w:tcPr>
          <w:p w14:paraId="4383D62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tcBorders>
              <w:bottom w:val="single" w:sz="12" w:space="0" w:color="666666"/>
            </w:tcBorders>
            <w:shd w:val="clear" w:color="auto" w:fill="FFFFFF"/>
          </w:tcPr>
          <w:p w14:paraId="33BC490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348" w:type="dxa"/>
            <w:gridSpan w:val="3"/>
            <w:tcBorders>
              <w:bottom w:val="single" w:sz="12" w:space="0" w:color="666666"/>
            </w:tcBorders>
            <w:shd w:val="clear" w:color="auto" w:fill="FFFFFF"/>
          </w:tcPr>
          <w:p w14:paraId="594957D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53</w:t>
            </w:r>
          </w:p>
        </w:tc>
      </w:tr>
      <w:tr w:rsidR="009765BE" w14:paraId="732FEAF0" w14:textId="77777777">
        <w:trPr>
          <w:trHeight w:val="360"/>
          <w:jc w:val="center"/>
        </w:trPr>
        <w:tc>
          <w:tcPr>
            <w:tcW w:w="9362" w:type="dxa"/>
            <w:gridSpan w:val="20"/>
            <w:tcBorders>
              <w:top w:val="single" w:sz="12" w:space="0" w:color="666666"/>
            </w:tcBorders>
            <w:shd w:val="clear" w:color="auto" w:fill="FFFFFF"/>
            <w:vAlign w:val="center"/>
          </w:tcPr>
          <w:p w14:paraId="014946DB"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N = 3,496. All rules use the core algorithm's cut points (T &lt;   37 and T &lt;   48), so the rules differ in class shares as well as agreement. Function: 1 or more ADL or IADL limitations on the items in Table A9 (missing counted as none). Memory: memory worse than 2 years ago. Statistics are weighted (HCAP Wave 1 (2016) sampling weight); kappa, 3-class uses quadratic weights. Table A11 shows how these statistics vary across random halves of the sample.</w:t>
            </w:r>
          </w:p>
        </w:tc>
      </w:tr>
      <w:tr w:rsidR="009765BE" w14:paraId="27EA634A"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1054FFE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Table A11. Agreement with the Manly-Jones algorithm in repeated random halves, HRS-HCAP Wave 1</w:t>
            </w:r>
          </w:p>
        </w:tc>
      </w:tr>
      <w:tr w:rsidR="009765BE" w14:paraId="79931499" w14:textId="77777777">
        <w:trPr>
          <w:trHeight w:val="360"/>
          <w:jc w:val="center"/>
        </w:trPr>
        <w:tc>
          <w:tcPr>
            <w:tcW w:w="2306" w:type="dxa"/>
            <w:gridSpan w:val="2"/>
            <w:tcBorders>
              <w:top w:val="single" w:sz="12" w:space="0" w:color="666666"/>
              <w:bottom w:val="single" w:sz="12" w:space="0" w:color="666666"/>
            </w:tcBorders>
            <w:shd w:val="clear" w:color="auto" w:fill="FFFFFF"/>
            <w:vAlign w:val="center"/>
          </w:tcPr>
          <w:p w14:paraId="65EFD8F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1289" w:type="dxa"/>
            <w:gridSpan w:val="2"/>
            <w:tcBorders>
              <w:top w:val="single" w:sz="12" w:space="0" w:color="666666"/>
              <w:bottom w:val="single" w:sz="12" w:space="0" w:color="666666"/>
            </w:tcBorders>
            <w:shd w:val="clear" w:color="auto" w:fill="FFFFFF"/>
            <w:vAlign w:val="center"/>
          </w:tcPr>
          <w:p w14:paraId="3D632F5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424" w:type="dxa"/>
            <w:gridSpan w:val="5"/>
            <w:tcBorders>
              <w:top w:val="single" w:sz="12" w:space="0" w:color="666666"/>
              <w:bottom w:val="single" w:sz="12" w:space="0" w:color="666666"/>
            </w:tcBorders>
            <w:shd w:val="clear" w:color="auto" w:fill="FFFFFF"/>
            <w:vAlign w:val="center"/>
          </w:tcPr>
          <w:p w14:paraId="211C95A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Difference from memory rule</w:t>
            </w:r>
          </w:p>
        </w:tc>
        <w:tc>
          <w:tcPr>
            <w:tcW w:w="815" w:type="dxa"/>
            <w:gridSpan w:val="2"/>
            <w:tcBorders>
              <w:top w:val="single" w:sz="12" w:space="0" w:color="666666"/>
              <w:bottom w:val="single" w:sz="12" w:space="0" w:color="666666"/>
            </w:tcBorders>
            <w:shd w:val="clear" w:color="auto" w:fill="FFFFFF"/>
            <w:vAlign w:val="center"/>
          </w:tcPr>
          <w:p w14:paraId="60A6924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Halves higher, %</w:t>
            </w:r>
          </w:p>
        </w:tc>
        <w:tc>
          <w:tcPr>
            <w:tcW w:w="1289" w:type="dxa"/>
            <w:gridSpan w:val="5"/>
            <w:tcBorders>
              <w:top w:val="single" w:sz="12" w:space="0" w:color="666666"/>
              <w:bottom w:val="single" w:sz="12" w:space="0" w:color="666666"/>
            </w:tcBorders>
            <w:shd w:val="clear" w:color="auto" w:fill="FFFFFF"/>
            <w:vAlign w:val="center"/>
          </w:tcPr>
          <w:p w14:paraId="7146300A"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424" w:type="dxa"/>
            <w:gridSpan w:val="3"/>
            <w:tcBorders>
              <w:top w:val="single" w:sz="12" w:space="0" w:color="666666"/>
              <w:bottom w:val="single" w:sz="12" w:space="0" w:color="666666"/>
            </w:tcBorders>
            <w:shd w:val="clear" w:color="auto" w:fill="FFFFFF"/>
            <w:vAlign w:val="center"/>
          </w:tcPr>
          <w:p w14:paraId="2CADDAB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Difference from memory rule </w:t>
            </w:r>
          </w:p>
        </w:tc>
        <w:tc>
          <w:tcPr>
            <w:tcW w:w="815" w:type="dxa"/>
            <w:tcBorders>
              <w:top w:val="single" w:sz="12" w:space="0" w:color="666666"/>
              <w:bottom w:val="single" w:sz="12" w:space="0" w:color="666666"/>
            </w:tcBorders>
            <w:shd w:val="clear" w:color="auto" w:fill="FFFFFF"/>
            <w:vAlign w:val="center"/>
          </w:tcPr>
          <w:p w14:paraId="24AC1AF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Halves higher, % </w:t>
            </w:r>
          </w:p>
        </w:tc>
      </w:tr>
      <w:tr w:rsidR="009765BE" w14:paraId="1C134C83" w14:textId="77777777">
        <w:trPr>
          <w:trHeight w:val="360"/>
          <w:jc w:val="center"/>
        </w:trPr>
        <w:tc>
          <w:tcPr>
            <w:tcW w:w="2306" w:type="dxa"/>
            <w:gridSpan w:val="2"/>
            <w:tcBorders>
              <w:top w:val="single" w:sz="12" w:space="0" w:color="666666"/>
            </w:tcBorders>
            <w:shd w:val="clear" w:color="auto" w:fill="FFFFFF"/>
          </w:tcPr>
          <w:p w14:paraId="1A8A2B7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1289" w:type="dxa"/>
            <w:gridSpan w:val="2"/>
            <w:tcBorders>
              <w:top w:val="single" w:sz="12" w:space="0" w:color="666666"/>
            </w:tcBorders>
            <w:shd w:val="clear" w:color="auto" w:fill="FFFFFF"/>
          </w:tcPr>
          <w:p w14:paraId="41B348A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0.50 (0.46, 0.54)</w:t>
            </w:r>
          </w:p>
        </w:tc>
        <w:tc>
          <w:tcPr>
            <w:tcW w:w="1424" w:type="dxa"/>
            <w:gridSpan w:val="5"/>
            <w:tcBorders>
              <w:top w:val="single" w:sz="12" w:space="0" w:color="666666"/>
            </w:tcBorders>
            <w:shd w:val="clear" w:color="auto" w:fill="FFFFFF"/>
          </w:tcPr>
          <w:p w14:paraId="15F629C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gridSpan w:val="2"/>
            <w:tcBorders>
              <w:top w:val="single" w:sz="12" w:space="0" w:color="666666"/>
            </w:tcBorders>
            <w:shd w:val="clear" w:color="auto" w:fill="FFFFFF"/>
          </w:tcPr>
          <w:p w14:paraId="1FAC556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289" w:type="dxa"/>
            <w:gridSpan w:val="5"/>
            <w:tcBorders>
              <w:top w:val="single" w:sz="12" w:space="0" w:color="666666"/>
            </w:tcBorders>
            <w:shd w:val="clear" w:color="auto" w:fill="FFFFFF"/>
          </w:tcPr>
          <w:p w14:paraId="3154780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0.35 (0.29, 0.41)</w:t>
            </w:r>
          </w:p>
        </w:tc>
        <w:tc>
          <w:tcPr>
            <w:tcW w:w="1424" w:type="dxa"/>
            <w:gridSpan w:val="3"/>
            <w:tcBorders>
              <w:top w:val="single" w:sz="12" w:space="0" w:color="666666"/>
            </w:tcBorders>
            <w:shd w:val="clear" w:color="auto" w:fill="FFFFFF"/>
          </w:tcPr>
          <w:p w14:paraId="108C8B5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tcBorders>
              <w:top w:val="single" w:sz="12" w:space="0" w:color="666666"/>
            </w:tcBorders>
            <w:shd w:val="clear" w:color="auto" w:fill="FFFFFF"/>
          </w:tcPr>
          <w:p w14:paraId="7AC96AC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9765BE" w14:paraId="1A36F409" w14:textId="77777777">
        <w:trPr>
          <w:trHeight w:val="360"/>
          <w:jc w:val="center"/>
        </w:trPr>
        <w:tc>
          <w:tcPr>
            <w:tcW w:w="2306" w:type="dxa"/>
            <w:gridSpan w:val="2"/>
            <w:shd w:val="clear" w:color="auto" w:fill="FFFFFF"/>
          </w:tcPr>
          <w:p w14:paraId="2B6AF1D1"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1289" w:type="dxa"/>
            <w:gridSpan w:val="2"/>
            <w:shd w:val="clear" w:color="auto" w:fill="FFFFFF"/>
          </w:tcPr>
          <w:p w14:paraId="40CBA98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0.53 (0.49, 0.57)</w:t>
            </w:r>
          </w:p>
        </w:tc>
        <w:tc>
          <w:tcPr>
            <w:tcW w:w="1424" w:type="dxa"/>
            <w:gridSpan w:val="5"/>
            <w:shd w:val="clear" w:color="auto" w:fill="FFFFFF"/>
          </w:tcPr>
          <w:p w14:paraId="60348320"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+0.03 (0.00, +0.05)</w:t>
            </w:r>
          </w:p>
        </w:tc>
        <w:tc>
          <w:tcPr>
            <w:tcW w:w="815" w:type="dxa"/>
            <w:gridSpan w:val="2"/>
            <w:shd w:val="clear" w:color="auto" w:fill="FFFFFF"/>
          </w:tcPr>
          <w:p w14:paraId="59975AF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99</w:t>
            </w:r>
          </w:p>
        </w:tc>
        <w:tc>
          <w:tcPr>
            <w:tcW w:w="1289" w:type="dxa"/>
            <w:gridSpan w:val="5"/>
            <w:shd w:val="clear" w:color="auto" w:fill="FFFFFF"/>
          </w:tcPr>
          <w:p w14:paraId="1E895E45"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0.40 (0.34, 0.46)</w:t>
            </w:r>
          </w:p>
        </w:tc>
        <w:tc>
          <w:tcPr>
            <w:tcW w:w="1424" w:type="dxa"/>
            <w:gridSpan w:val="3"/>
            <w:shd w:val="clear" w:color="auto" w:fill="FFFFFF"/>
          </w:tcPr>
          <w:p w14:paraId="16F23ACF"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+0.05 (-0.01, +0.11)</w:t>
            </w:r>
          </w:p>
        </w:tc>
        <w:tc>
          <w:tcPr>
            <w:tcW w:w="815" w:type="dxa"/>
            <w:shd w:val="clear" w:color="auto" w:fill="FFFFFF"/>
          </w:tcPr>
          <w:p w14:paraId="65C6E473"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94</w:t>
            </w:r>
          </w:p>
        </w:tc>
      </w:tr>
      <w:tr w:rsidR="009765BE" w14:paraId="540FC6C4" w14:textId="77777777">
        <w:trPr>
          <w:trHeight w:val="360"/>
          <w:jc w:val="center"/>
        </w:trPr>
        <w:tc>
          <w:tcPr>
            <w:tcW w:w="2306" w:type="dxa"/>
            <w:gridSpan w:val="2"/>
            <w:tcBorders>
              <w:bottom w:val="single" w:sz="12" w:space="0" w:color="666666"/>
            </w:tcBorders>
            <w:shd w:val="clear" w:color="auto" w:fill="FFFFFF"/>
          </w:tcPr>
          <w:p w14:paraId="493CB218"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1289" w:type="dxa"/>
            <w:gridSpan w:val="2"/>
            <w:tcBorders>
              <w:bottom w:val="single" w:sz="12" w:space="0" w:color="666666"/>
            </w:tcBorders>
            <w:shd w:val="clear" w:color="auto" w:fill="FFFFFF"/>
          </w:tcPr>
          <w:p w14:paraId="38891EBB"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0.53 (0.49, 0.57)</w:t>
            </w:r>
          </w:p>
        </w:tc>
        <w:tc>
          <w:tcPr>
            <w:tcW w:w="1424" w:type="dxa"/>
            <w:gridSpan w:val="5"/>
            <w:tcBorders>
              <w:bottom w:val="single" w:sz="12" w:space="0" w:color="666666"/>
            </w:tcBorders>
            <w:shd w:val="clear" w:color="auto" w:fill="FFFFFF"/>
          </w:tcPr>
          <w:p w14:paraId="7F6CC7DE"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+0.02 (+0.01, +0.04)</w:t>
            </w:r>
          </w:p>
        </w:tc>
        <w:tc>
          <w:tcPr>
            <w:tcW w:w="815" w:type="dxa"/>
            <w:gridSpan w:val="2"/>
            <w:tcBorders>
              <w:bottom w:val="single" w:sz="12" w:space="0" w:color="666666"/>
            </w:tcBorders>
            <w:shd w:val="clear" w:color="auto" w:fill="FFFFFF"/>
          </w:tcPr>
          <w:p w14:paraId="0B3C8AFC"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99</w:t>
            </w:r>
          </w:p>
        </w:tc>
        <w:tc>
          <w:tcPr>
            <w:tcW w:w="1289" w:type="dxa"/>
            <w:gridSpan w:val="5"/>
            <w:tcBorders>
              <w:bottom w:val="single" w:sz="12" w:space="0" w:color="666666"/>
            </w:tcBorders>
            <w:shd w:val="clear" w:color="auto" w:fill="FFFFFF"/>
          </w:tcPr>
          <w:p w14:paraId="2CAC9846"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0.41 (0.35, 0.46)</w:t>
            </w:r>
          </w:p>
        </w:tc>
        <w:tc>
          <w:tcPr>
            <w:tcW w:w="1424" w:type="dxa"/>
            <w:gridSpan w:val="3"/>
            <w:tcBorders>
              <w:bottom w:val="single" w:sz="12" w:space="0" w:color="666666"/>
            </w:tcBorders>
            <w:shd w:val="clear" w:color="auto" w:fill="FFFFFF"/>
          </w:tcPr>
          <w:p w14:paraId="745A8E24"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+0.05 (+0.02, +0.10)</w:t>
            </w:r>
          </w:p>
        </w:tc>
        <w:tc>
          <w:tcPr>
            <w:tcW w:w="815" w:type="dxa"/>
            <w:tcBorders>
              <w:bottom w:val="single" w:sz="12" w:space="0" w:color="666666"/>
            </w:tcBorders>
            <w:shd w:val="clear" w:color="auto" w:fill="FFFFFF"/>
          </w:tcPr>
          <w:p w14:paraId="510BFDAD" w14:textId="77777777" w:rsidR="009765BE" w:rsidRDefault="00000000">
            <w:pPr>
              <w:keepNext/>
              <w:spacing w:before="100" w:after="100"/>
              <w:ind w:left="100" w:right="100"/>
              <w:rPr>
                <w:rFonts w:eastAsia="Arial" w:cs="Arial"/>
                <w:color w:val="000000"/>
                <w:sz w:val="16"/>
                <w:szCs w:val="16"/>
              </w:rPr>
            </w:pPr>
            <w:r>
              <w:rPr>
                <w:rFonts w:eastAsia="Arial" w:cs="Arial"/>
                <w:color w:val="000000"/>
                <w:sz w:val="16"/>
                <w:szCs w:val="16"/>
              </w:rPr>
              <w:t>100</w:t>
            </w:r>
          </w:p>
        </w:tc>
      </w:tr>
      <w:tr w:rsidR="009765BE" w14:paraId="1BE1D463" w14:textId="77777777">
        <w:trPr>
          <w:trHeight w:val="360"/>
          <w:jc w:val="center"/>
        </w:trPr>
        <w:tc>
          <w:tcPr>
            <w:tcW w:w="9362" w:type="dxa"/>
            <w:gridSpan w:val="20"/>
            <w:tcBorders>
              <w:top w:val="single" w:sz="12" w:space="0" w:color="666666"/>
            </w:tcBorders>
            <w:shd w:val="clear" w:color="auto" w:fill="FFFFFF"/>
            <w:vAlign w:val="center"/>
          </w:tcPr>
          <w:p w14:paraId="7C491CC6" w14:textId="77777777" w:rsidR="009765BE" w:rsidRDefault="00000000">
            <w:pPr>
              <w:spacing w:before="100" w:after="100"/>
              <w:ind w:left="100" w:right="100"/>
              <w:rPr>
                <w:rFonts w:eastAsia="Arial" w:cs="Arial"/>
                <w:color w:val="000000"/>
                <w:sz w:val="16"/>
                <w:szCs w:val="16"/>
              </w:rPr>
            </w:pPr>
            <w:r>
              <w:rPr>
                <w:rFonts w:eastAsia="Arial" w:cs="Arial"/>
                <w:color w:val="000000"/>
                <w:sz w:val="16"/>
                <w:szCs w:val="16"/>
              </w:rPr>
              <w:t>200 random halves of the sample, drawn within Manly-Jones class. In each half, agreement was computed for each rule at the core algorithm's cut points (T &lt;   37 and T &lt;   48). Entries are the mean across halves (2.5th and 97.5th percentiles). Differences are paired within half. The halves overlap, so the percentiles describe variation across halves and are not confidence intervals. Statistics are weighted (HCAP Wave 1 (2016) sampling weight); kappa, 3-class uses quadratic weights.</w:t>
            </w:r>
          </w:p>
        </w:tc>
      </w:tr>
      <w:bookmarkEnd w:id="34"/>
    </w:tbl>
    <w:p w14:paraId="419DA891" w14:textId="77777777" w:rsidR="009765BE" w:rsidRDefault="00000000">
      <w:r>
        <w:br w:type="page"/>
      </w:r>
    </w:p>
    <w:p w14:paraId="58588AE8" w14:textId="77777777" w:rsidR="009765BE" w:rsidRDefault="00000000">
      <w:pPr>
        <w:pStyle w:val="Heading2"/>
        <w:spacing w:before="0"/>
      </w:pPr>
      <w:bookmarkStart w:id="35" w:name="references"/>
      <w:r>
        <w:lastRenderedPageBreak/>
        <w:t>References</w:t>
      </w:r>
    </w:p>
    <w:p w14:paraId="57D5C404" w14:textId="77777777" w:rsidR="009765BE" w:rsidRDefault="00000000">
      <w:pPr>
        <w:pStyle w:val="FirstParagraph"/>
      </w:pPr>
      <w:r>
        <w:t xml:space="preserve">Altman, D. G., &amp; Royston, P. (2006). The cost of </w:t>
      </w:r>
      <w:proofErr w:type="spellStart"/>
      <w:r>
        <w:t>dichotomising</w:t>
      </w:r>
      <w:proofErr w:type="spellEnd"/>
      <w:r>
        <w:t xml:space="preserve"> continuous variables. </w:t>
      </w:r>
      <w:r>
        <w:rPr>
          <w:i/>
          <w:iCs/>
        </w:rPr>
        <w:t>BMJ, 332</w:t>
      </w:r>
      <w:r>
        <w:t>(7549), 1080. https://doi.org/10.1136/bmj.332.7549.1080</w:t>
      </w:r>
    </w:p>
    <w:p w14:paraId="3ECDB036" w14:textId="77777777" w:rsidR="009765BE" w:rsidRDefault="00000000">
      <w:pPr>
        <w:pStyle w:val="BodyText"/>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73EDCA86" w14:textId="77777777" w:rsidR="009765BE" w:rsidRDefault="00000000">
      <w:pPr>
        <w:pStyle w:val="BodyText"/>
      </w:pPr>
      <w:r>
        <w:t xml:space="preserve">Bentler, P. M. (1990). Comparative fit indexes in structural models. </w:t>
      </w:r>
      <w:r>
        <w:rPr>
          <w:i/>
          <w:iCs/>
        </w:rPr>
        <w:t>Psychological Bulletin, 107</w:t>
      </w:r>
      <w:r>
        <w:t>(2), 238-246. https://doi.org/10.1037/0033-2909.107.2.238</w:t>
      </w:r>
    </w:p>
    <w:p w14:paraId="047F7EC1" w14:textId="77777777" w:rsidR="009765BE" w:rsidRDefault="00000000">
      <w:pPr>
        <w:pStyle w:val="BodyText"/>
      </w:pPr>
      <w:r>
        <w:t xml:space="preserve">Blom, G. (1958). </w:t>
      </w:r>
      <w:r>
        <w:rPr>
          <w:i/>
          <w:iCs/>
        </w:rPr>
        <w:t>Statistical estimates and transformed beta-variables</w:t>
      </w:r>
      <w:r>
        <w:t>. Wiley.</w:t>
      </w:r>
    </w:p>
    <w:p w14:paraId="2A2E6032" w14:textId="77777777" w:rsidR="009765BE"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502D2CD7" w14:textId="77777777" w:rsidR="009765BE"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701E034D" w14:textId="77777777" w:rsidR="009765BE" w:rsidRDefault="00000000">
      <w:pPr>
        <w:pStyle w:val="BodyText"/>
      </w:pPr>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4A71A0F3" w14:textId="77777777" w:rsidR="009765BE" w:rsidRDefault="00000000">
      <w:pPr>
        <w:pStyle w:val="BodyText"/>
      </w:pPr>
      <w:r>
        <w:t xml:space="preserve">Harrell, F. E., Jr. (2015). </w:t>
      </w:r>
      <w:r>
        <w:rPr>
          <w:i/>
          <w:iCs/>
        </w:rPr>
        <w:t>Regression modeling strategies</w:t>
      </w:r>
      <w:r>
        <w:t xml:space="preserve"> (2nd ed.). Springer.</w:t>
      </w:r>
    </w:p>
    <w:p w14:paraId="04386D69" w14:textId="77777777" w:rsidR="009765BE"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03CA148A" w14:textId="77777777" w:rsidR="009765BE"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7A8298DE" w14:textId="77777777" w:rsidR="009765BE" w:rsidRDefault="00000000">
      <w:pPr>
        <w:pStyle w:val="BodyText"/>
      </w:pPr>
      <w:r>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7F2F7953" w14:textId="77777777" w:rsidR="009765BE" w:rsidRDefault="00000000">
      <w:pPr>
        <w:pStyle w:val="BodyText"/>
      </w:pPr>
      <w:r>
        <w:lastRenderedPageBreak/>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5B4E6EF2" w14:textId="77777777" w:rsidR="009765BE"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6B031540" w14:textId="77777777" w:rsidR="009765BE"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70532232" w14:textId="77777777" w:rsidR="009765BE" w:rsidRDefault="00000000">
      <w:pPr>
        <w:pStyle w:val="BodyText"/>
      </w:pPr>
      <w:r>
        <w:t xml:space="preserve">Steiger, J. H. (1990). Structural model evaluation and modification: An interval estimation approach. </w:t>
      </w:r>
      <w:r>
        <w:rPr>
          <w:i/>
          <w:iCs/>
        </w:rPr>
        <w:t>Multivariate Behavioral Research, 25</w:t>
      </w:r>
      <w:r>
        <w:t>(2), 173-180. https://doi.org/10.1207/s15327906mbr2502_4</w:t>
      </w:r>
    </w:p>
    <w:p w14:paraId="4053D239" w14:textId="77777777" w:rsidR="009765BE" w:rsidRDefault="00000000">
      <w:pPr>
        <w:pStyle w:val="BodyText"/>
      </w:pPr>
      <w:proofErr w:type="spellStart"/>
      <w:r>
        <w:t>Streiner</w:t>
      </w:r>
      <w:proofErr w:type="spellEnd"/>
      <w:r>
        <w:t xml:space="preserve">, D. L. (2002). Breaking up is hard to do: The heartbreak of dichotomizing continuous data. </w:t>
      </w:r>
      <w:r>
        <w:rPr>
          <w:i/>
          <w:iCs/>
        </w:rPr>
        <w:t>The Canadian Journal of Psychiatry, 47</w:t>
      </w:r>
      <w:r>
        <w:t>(3), 262-266. https://doi.org/10.1177/070674370204700307</w:t>
      </w:r>
    </w:p>
    <w:p w14:paraId="6AB4AA7F" w14:textId="77777777" w:rsidR="009765BE" w:rsidRDefault="00000000">
      <w:pPr>
        <w:pStyle w:val="BodyText"/>
      </w:pPr>
      <w:r>
        <w:t xml:space="preserve">Tucker, L. R., &amp; Lewis, C. (1973). A reliability coefficient for maximum likelihood factor analysis. </w:t>
      </w:r>
      <w:r>
        <w:rPr>
          <w:i/>
          <w:iCs/>
        </w:rPr>
        <w:t>Psychometrika, 38</w:t>
      </w:r>
      <w:r>
        <w:t>(1), 1-10. https://doi.org/10.1007/BF02291170</w:t>
      </w:r>
    </w:p>
    <w:p w14:paraId="2FFDC984" w14:textId="77777777" w:rsidR="009765BE"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bookmarkEnd w:id="35"/>
    </w:p>
    <w:sectPr w:rsidR="009765BE">
      <w:footerReference w:type="even" r:id="rId9"/>
      <w:footerReference w:type="default" r:id="rId10"/>
      <w:footerReference w:type="first" r:id="rId1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21FEE2" w14:textId="77777777" w:rsidR="00BE6836" w:rsidRDefault="00BE6836">
      <w:r>
        <w:separator/>
      </w:r>
    </w:p>
  </w:endnote>
  <w:endnote w:type="continuationSeparator" w:id="0">
    <w:p w14:paraId="164DA674" w14:textId="77777777" w:rsidR="00BE6836" w:rsidRDefault="00BE6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EDD30" w14:textId="77777777" w:rsidR="009765BE" w:rsidRDefault="00000000">
    <w:pPr>
      <w:pStyle w:val="Footer"/>
      <w:ind w:right="360"/>
    </w:pPr>
    <w:r>
      <w:rPr>
        <w:noProof/>
      </w:rPr>
      <mc:AlternateContent>
        <mc:Choice Requires="wps">
          <w:drawing>
            <wp:anchor distT="0" distB="0" distL="0" distR="0" simplePos="0" relativeHeight="251658752" behindDoc="0" locked="0" layoutInCell="1" allowOverlap="1" wp14:anchorId="1AA3B86D" wp14:editId="15E6E14D">
              <wp:simplePos x="0" y="0"/>
              <wp:positionH relativeFrom="margin">
                <wp:align>right</wp:align>
              </wp:positionH>
              <wp:positionV relativeFrom="paragraph">
                <wp:posOffset>635</wp:posOffset>
              </wp:positionV>
              <wp:extent cx="14605" cy="14605"/>
              <wp:effectExtent l="0" t="0" r="0" b="0"/>
              <wp:wrapNone/>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196E3896" w14:textId="77777777" w:rsidR="009765B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1AA3B86D"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196E3896" w14:textId="77777777" w:rsidR="009765B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BB30E" w14:textId="77777777" w:rsidR="009765BE" w:rsidRDefault="00000000">
    <w:pPr>
      <w:pStyle w:val="Footer"/>
      <w:ind w:right="360"/>
    </w:pPr>
    <w:r>
      <w:fldChar w:fldCharType="begin"/>
    </w:r>
    <w:r>
      <w:instrText xml:space="preserve"> DATE \@"yyyy\-MM\-dd" </w:instrText>
    </w:r>
    <w:r>
      <w:fldChar w:fldCharType="separate"/>
    </w:r>
    <w:r w:rsidR="00E65E14">
      <w:rPr>
        <w:noProof/>
      </w:rPr>
      <w:t>2026-10-20</w:t>
    </w:r>
    <w:r>
      <w:fldChar w:fldCharType="end"/>
    </w:r>
    <w:r>
      <w:rPr>
        <w:noProof/>
      </w:rPr>
      <mc:AlternateContent>
        <mc:Choice Requires="wps">
          <w:drawing>
            <wp:anchor distT="0" distB="0" distL="0" distR="0" simplePos="0" relativeHeight="251656704" behindDoc="0" locked="0" layoutInCell="0" allowOverlap="1" wp14:anchorId="555E072F" wp14:editId="13468978">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4EB18AF4" w14:textId="77777777" w:rsidR="009765B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555E072F"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4EB18AF4" w14:textId="77777777" w:rsidR="009765B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6F4515" w14:textId="77777777" w:rsidR="009765BE" w:rsidRDefault="00000000">
    <w:pPr>
      <w:pStyle w:val="Footer"/>
      <w:ind w:right="360"/>
    </w:pPr>
    <w:r>
      <w:fldChar w:fldCharType="begin"/>
    </w:r>
    <w:r>
      <w:instrText xml:space="preserve"> DATE \@"yyyy\-MM\-dd" </w:instrText>
    </w:r>
    <w:r>
      <w:fldChar w:fldCharType="separate"/>
    </w:r>
    <w:r w:rsidR="00E65E14">
      <w:rPr>
        <w:noProof/>
      </w:rPr>
      <w:t>2026-10-20</w:t>
    </w:r>
    <w:r>
      <w:fldChar w:fldCharType="end"/>
    </w:r>
    <w:r>
      <w:rPr>
        <w:noProof/>
      </w:rPr>
      <mc:AlternateContent>
        <mc:Choice Requires="wps">
          <w:drawing>
            <wp:anchor distT="0" distB="0" distL="0" distR="0" simplePos="0" relativeHeight="251657728" behindDoc="0" locked="0" layoutInCell="0" allowOverlap="1" wp14:anchorId="14146995" wp14:editId="6E233A50">
              <wp:simplePos x="0" y="0"/>
              <wp:positionH relativeFrom="margin">
                <wp:align>right</wp:align>
              </wp:positionH>
              <wp:positionV relativeFrom="paragraph">
                <wp:posOffset>635</wp:posOffset>
              </wp:positionV>
              <wp:extent cx="113030" cy="116840"/>
              <wp:effectExtent l="0" t="0" r="0" b="0"/>
              <wp:wrapNone/>
              <wp:docPr id="6"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793336234"/>
                            <w:docPartObj>
                              <w:docPartGallery w:val="Page Numbers (Bottom of Page)"/>
                              <w:docPartUnique/>
                            </w:docPartObj>
                          </w:sdtPr>
                          <w:sdtContent>
                            <w:p w14:paraId="26DEFC49" w14:textId="77777777" w:rsidR="009765B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14146995"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793336234"/>
                      <w:docPartObj>
                        <w:docPartGallery w:val="Page Numbers (Bottom of Page)"/>
                        <w:docPartUnique/>
                      </w:docPartObj>
                    </w:sdtPr>
                    <w:sdtContent>
                      <w:p w14:paraId="26DEFC49" w14:textId="77777777" w:rsidR="009765B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D012BB" w14:textId="77777777" w:rsidR="00BE6836" w:rsidRDefault="00BE6836">
      <w:r>
        <w:separator/>
      </w:r>
    </w:p>
  </w:footnote>
  <w:footnote w:type="continuationSeparator" w:id="0">
    <w:p w14:paraId="2F050B45" w14:textId="77777777" w:rsidR="00BE6836" w:rsidRDefault="00BE6836">
      <w:r>
        <w:continuationSeparator/>
      </w:r>
    </w:p>
  </w:footnote>
  <w:footnote w:id="1">
    <w:p w14:paraId="58811050" w14:textId="77777777" w:rsidR="009765BE"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 w:id="2">
    <w:p w14:paraId="6A5BB3A3" w14:textId="77777777" w:rsidR="009765BE" w:rsidRDefault="00000000">
      <w:pPr>
        <w:pStyle w:val="FootnoteText"/>
      </w:pPr>
      <w:r>
        <w:rPr>
          <w:rStyle w:val="FootnoteCharacters"/>
        </w:rPr>
        <w:footnoteRef/>
      </w:r>
      <w:r>
        <w:t xml:space="preserve"> 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3"/>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5BE"/>
    <w:rsid w:val="008A5E58"/>
    <w:rsid w:val="009765BE"/>
    <w:rsid w:val="00984409"/>
    <w:rsid w:val="00BE6836"/>
    <w:rsid w:val="00E65E1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36F27AD"/>
  <w15:docId w15:val="{DD3DF5BA-5617-3D4B-9440-4D46E26F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E65E14"/>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6143</Words>
  <Characters>35018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41079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Jones, Rich</dc:creator>
  <dc:description/>
  <cp:lastModifiedBy>Jones, Rich</cp:lastModifiedBy>
  <cp:revision>2</cp:revision>
  <dcterms:created xsi:type="dcterms:W3CDTF">2026-10-20T21:41:00Z</dcterms:created>
  <dcterms:modified xsi:type="dcterms:W3CDTF">2026-10-20T21:41:00Z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2026-10-19</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